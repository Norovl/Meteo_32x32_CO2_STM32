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2A1DD" w14:textId="633627C9" w:rsidR="000062D3" w:rsidRDefault="000062D3">
      <w:pPr>
        <w:jc w:val="both"/>
        <w:rPr>
          <w:ins w:id="0" w:author="Роман Новиков" w:date="2025-05-23T19:49:00Z"/>
        </w:rPr>
      </w:pPr>
    </w:p>
    <w:p w14:paraId="0328049E" w14:textId="32AC4CDA" w:rsidR="00675AA7" w:rsidDel="00811247" w:rsidRDefault="00822B72">
      <w:pPr>
        <w:jc w:val="both"/>
        <w:rPr>
          <w:del w:id="1" w:author="Роман Новиков" w:date="2025-05-23T21:58:00Z"/>
        </w:rPr>
        <w:pPrChange w:id="2" w:author="Роман Новиков" w:date="2025-05-23T21:58:00Z">
          <w:pPr/>
        </w:pPrChange>
      </w:pPr>
      <w:ins w:id="3" w:author="Роман Новиков" w:date="2025-05-24T09:08:00Z">
        <w:r>
          <w:t>Данный проект представляет собой метеостанцию с дополнительными возмож</w:t>
        </w:r>
      </w:ins>
      <w:ins w:id="4" w:author="Роман Новиков" w:date="2025-05-24T09:09:00Z">
        <w:r>
          <w:t>ностями</w:t>
        </w:r>
      </w:ins>
      <w:ins w:id="5" w:author="Роман Новиков" w:date="2025-05-24T09:08:00Z">
        <w:r>
          <w:t>, собранную</w:t>
        </w:r>
      </w:ins>
      <w:del w:id="6" w:author="Роман Новиков" w:date="2025-05-23T21:58:00Z">
        <w:r w:rsidR="00660B7C" w:rsidDel="00811247">
          <w:delText xml:space="preserve">Кнопки </w:delText>
        </w:r>
      </w:del>
      <w:del w:id="7" w:author="Роман Новиков" w:date="2025-02-25T19:05:00Z">
        <w:r w:rsidR="00660B7C" w:rsidRPr="00B658FE" w:rsidDel="009E6D06">
          <w:rPr>
            <w:b/>
            <w:bCs/>
            <w:rPrChange w:id="8" w:author="Роман Новиков" w:date="2024-09-26T20:10:00Z">
              <w:rPr/>
            </w:rPrChange>
          </w:rPr>
          <w:delText>(:)</w:delText>
        </w:r>
      </w:del>
      <w:del w:id="9" w:author="Роман Новиков" w:date="2025-05-23T21:58:00Z">
        <w:r w:rsidR="00660B7C" w:rsidDel="00811247">
          <w:delText xml:space="preserve"> и </w:delText>
        </w:r>
      </w:del>
      <w:del w:id="10" w:author="Роман Новиков" w:date="2025-02-25T19:06:00Z">
        <w:r w:rsidR="00660B7C" w:rsidRPr="00B658FE" w:rsidDel="009E6D06">
          <w:rPr>
            <w:b/>
            <w:bCs/>
            <w:rPrChange w:id="11" w:author="Роман Новиков" w:date="2024-09-26T20:10:00Z">
              <w:rPr/>
            </w:rPrChange>
          </w:rPr>
          <w:delText>(С)</w:delText>
        </w:r>
      </w:del>
    </w:p>
    <w:p w14:paraId="633B1482" w14:textId="13EBB998" w:rsidR="00F43412" w:rsidRDefault="00660B7C" w:rsidP="00811247">
      <w:pPr>
        <w:jc w:val="both"/>
        <w:rPr>
          <w:ins w:id="12" w:author="Роман Новиков" w:date="2025-05-24T09:44:00Z"/>
        </w:rPr>
      </w:pPr>
      <w:del w:id="13" w:author="Роман Новиков" w:date="2025-05-23T21:58:00Z">
        <w:r w:rsidRPr="00C57095" w:rsidDel="00811247">
          <w:rPr>
            <w:b/>
            <w:bCs/>
            <w:highlight w:val="green"/>
            <w:rPrChange w:id="14" w:author="Роман Новиков" w:date="2024-09-27T18:16:00Z">
              <w:rPr/>
            </w:rPrChange>
          </w:rPr>
          <w:delText>Одинарное нажатие</w:delText>
        </w:r>
        <w:r w:rsidDel="00811247">
          <w:delText xml:space="preserve"> </w:delText>
        </w:r>
      </w:del>
      <w:del w:id="15" w:author="Роман Новиков" w:date="2025-02-25T19:05:00Z">
        <w:r w:rsidRPr="00B658FE" w:rsidDel="009E6D06">
          <w:rPr>
            <w:b/>
            <w:bCs/>
            <w:rPrChange w:id="16" w:author="Роман Новиков" w:date="2024-09-26T20:09:00Z">
              <w:rPr/>
            </w:rPrChange>
          </w:rPr>
          <w:delText>(:)</w:delText>
        </w:r>
      </w:del>
      <w:del w:id="17" w:author="Роман Новиков" w:date="2025-05-23T21:58:00Z">
        <w:r w:rsidDel="00811247">
          <w:delText xml:space="preserve"> – </w:delText>
        </w:r>
      </w:del>
      <w:ins w:id="18" w:author="Роман Новиков" w:date="2025-05-24T09:09:00Z">
        <w:r w:rsidR="00822B72">
          <w:t xml:space="preserve"> на основе </w:t>
        </w:r>
      </w:ins>
      <w:ins w:id="19" w:author="Роман Новиков" w:date="2025-05-24T09:28:00Z">
        <w:r w:rsidR="00F43412" w:rsidRPr="00F43412">
          <w:rPr>
            <w:lang w:val="en-US"/>
          </w:rPr>
          <w:t>STM</w:t>
        </w:r>
        <w:r w:rsidR="00F43412" w:rsidRPr="00F43412">
          <w:rPr>
            <w:rPrChange w:id="20" w:author="Роман Новиков" w:date="2025-05-24T09:28:00Z">
              <w:rPr>
                <w:lang w:val="en-US"/>
              </w:rPr>
            </w:rPrChange>
          </w:rPr>
          <w:t>32</w:t>
        </w:r>
        <w:r w:rsidR="00F43412" w:rsidRPr="00F43412">
          <w:rPr>
            <w:lang w:val="en-US"/>
          </w:rPr>
          <w:t>F</w:t>
        </w:r>
        <w:r w:rsidR="00F43412" w:rsidRPr="00F43412">
          <w:rPr>
            <w:rPrChange w:id="21" w:author="Роман Новиков" w:date="2025-05-24T09:28:00Z">
              <w:rPr>
                <w:lang w:val="en-US"/>
              </w:rPr>
            </w:rPrChange>
          </w:rPr>
          <w:t>103</w:t>
        </w:r>
        <w:r w:rsidR="00F43412" w:rsidRPr="00F43412">
          <w:rPr>
            <w:lang w:val="en-US"/>
          </w:rPr>
          <w:t>C</w:t>
        </w:r>
        <w:r w:rsidR="00F43412" w:rsidRPr="00F43412">
          <w:rPr>
            <w:rPrChange w:id="22" w:author="Роман Новиков" w:date="2025-05-24T09:28:00Z">
              <w:rPr>
                <w:lang w:val="en-US"/>
              </w:rPr>
            </w:rPrChange>
          </w:rPr>
          <w:t>8</w:t>
        </w:r>
        <w:r w:rsidR="00F43412" w:rsidRPr="00F43412">
          <w:rPr>
            <w:lang w:val="en-US"/>
          </w:rPr>
          <w:t>T</w:t>
        </w:r>
        <w:r w:rsidR="00F43412" w:rsidRPr="00F43412">
          <w:rPr>
            <w:rPrChange w:id="23" w:author="Роман Новиков" w:date="2025-05-24T09:28:00Z">
              <w:rPr>
                <w:lang w:val="en-US"/>
              </w:rPr>
            </w:rPrChange>
          </w:rPr>
          <w:t>6</w:t>
        </w:r>
      </w:ins>
      <w:ins w:id="24" w:author="Роман Новиков" w:date="2025-05-24T09:09:00Z">
        <w:r w:rsidR="00822B72">
          <w:t>.</w:t>
        </w:r>
      </w:ins>
    </w:p>
    <w:p w14:paraId="553BB9E2" w14:textId="1473F681" w:rsidR="009A01D7" w:rsidRDefault="009A01D7" w:rsidP="00811247">
      <w:pPr>
        <w:jc w:val="both"/>
        <w:rPr>
          <w:ins w:id="25" w:author="Роман Новиков" w:date="2025-05-24T09:49:00Z"/>
        </w:rPr>
      </w:pPr>
      <w:ins w:id="26" w:author="Роман Новиков" w:date="2025-05-24T09:44:00Z">
        <w:r>
          <w:t>Станция может показывать:</w:t>
        </w:r>
      </w:ins>
    </w:p>
    <w:p w14:paraId="3FC46E48" w14:textId="68A74938" w:rsidR="009A01D7" w:rsidRPr="00774D2A" w:rsidRDefault="009A01D7" w:rsidP="00811247">
      <w:pPr>
        <w:jc w:val="both"/>
        <w:rPr>
          <w:ins w:id="27" w:author="Роман Новиков" w:date="2025-05-24T09:44:00Z"/>
          <w:b/>
          <w:bCs/>
          <w:rPrChange w:id="28" w:author="Роман Новиков" w:date="2025-05-24T10:04:00Z">
            <w:rPr>
              <w:ins w:id="29" w:author="Роман Новиков" w:date="2025-05-24T09:44:00Z"/>
            </w:rPr>
          </w:rPrChange>
        </w:rPr>
      </w:pPr>
      <w:ins w:id="30" w:author="Роман Новиков" w:date="2025-05-24T09:49:00Z">
        <w:r w:rsidRPr="00774D2A">
          <w:rPr>
            <w:b/>
            <w:bCs/>
            <w:rPrChange w:id="31" w:author="Роман Новиков" w:date="2025-05-24T10:04:00Z">
              <w:rPr/>
            </w:rPrChange>
          </w:rPr>
          <w:t>На главном экране:</w:t>
        </w:r>
      </w:ins>
    </w:p>
    <w:p w14:paraId="3D7A8FED" w14:textId="6A6B0FE0" w:rsidR="009A01D7" w:rsidRDefault="009A01D7" w:rsidP="009A01D7">
      <w:pPr>
        <w:pStyle w:val="a3"/>
        <w:numPr>
          <w:ilvl w:val="0"/>
          <w:numId w:val="7"/>
        </w:numPr>
        <w:jc w:val="both"/>
        <w:rPr>
          <w:ins w:id="32" w:author="Роман Новиков" w:date="2025-05-24T09:44:00Z"/>
        </w:rPr>
      </w:pPr>
      <w:ins w:id="33" w:author="Роман Новиков" w:date="2025-05-24T09:44:00Z">
        <w:r>
          <w:t>Время (часы);</w:t>
        </w:r>
      </w:ins>
    </w:p>
    <w:p w14:paraId="559246AC" w14:textId="19E0A9AD" w:rsidR="009A01D7" w:rsidRDefault="009A01D7" w:rsidP="009A01D7">
      <w:pPr>
        <w:pStyle w:val="a3"/>
        <w:numPr>
          <w:ilvl w:val="0"/>
          <w:numId w:val="7"/>
        </w:numPr>
        <w:jc w:val="both"/>
        <w:rPr>
          <w:ins w:id="34" w:author="Роман Новиков" w:date="2025-05-24T09:45:00Z"/>
        </w:rPr>
      </w:pPr>
      <w:ins w:id="35" w:author="Роман Новиков" w:date="2025-05-24T09:45:00Z">
        <w:r>
          <w:t>Дату (число, месяц, день недели);</w:t>
        </w:r>
      </w:ins>
    </w:p>
    <w:p w14:paraId="5ADA2371" w14:textId="372EAB72" w:rsidR="009A01D7" w:rsidRDefault="009A01D7" w:rsidP="009A01D7">
      <w:pPr>
        <w:pStyle w:val="a3"/>
        <w:numPr>
          <w:ilvl w:val="0"/>
          <w:numId w:val="7"/>
        </w:numPr>
        <w:jc w:val="both"/>
        <w:rPr>
          <w:ins w:id="36" w:author="Роман Новиков" w:date="2025-05-24T09:45:00Z"/>
        </w:rPr>
      </w:pPr>
      <w:ins w:id="37" w:author="Роман Новиков" w:date="2025-05-24T09:45:00Z">
        <w:r>
          <w:t>Температуру</w:t>
        </w:r>
      </w:ins>
      <w:ins w:id="38" w:author="Роман Новиков" w:date="2025-05-24T09:48:00Z">
        <w:r>
          <w:t xml:space="preserve"> </w:t>
        </w:r>
      </w:ins>
      <w:ins w:id="39" w:author="Роман Новиков" w:date="2025-05-24T09:45:00Z">
        <w:r>
          <w:t>и влажность на улице;</w:t>
        </w:r>
      </w:ins>
    </w:p>
    <w:p w14:paraId="28C02B20" w14:textId="353872B9" w:rsidR="009A01D7" w:rsidRDefault="009A01D7" w:rsidP="009A01D7">
      <w:pPr>
        <w:pStyle w:val="a3"/>
        <w:numPr>
          <w:ilvl w:val="0"/>
          <w:numId w:val="7"/>
        </w:numPr>
        <w:jc w:val="both"/>
        <w:rPr>
          <w:ins w:id="40" w:author="Роман Новиков" w:date="2025-05-24T09:45:00Z"/>
        </w:rPr>
      </w:pPr>
      <w:ins w:id="41" w:author="Роман Новиков" w:date="2025-05-24T09:45:00Z">
        <w:r>
          <w:t>Температуру и влажность в квартире;</w:t>
        </w:r>
      </w:ins>
    </w:p>
    <w:p w14:paraId="5196043D" w14:textId="5ADED1A7" w:rsidR="009A01D7" w:rsidRDefault="009A01D7" w:rsidP="009A01D7">
      <w:pPr>
        <w:pStyle w:val="a3"/>
        <w:numPr>
          <w:ilvl w:val="0"/>
          <w:numId w:val="7"/>
        </w:numPr>
        <w:jc w:val="both"/>
        <w:rPr>
          <w:ins w:id="42" w:author="Роман Новиков" w:date="2025-05-24T09:46:00Z"/>
        </w:rPr>
      </w:pPr>
      <w:ins w:id="43" w:author="Роман Новиков" w:date="2025-05-24T09:48:00Z">
        <w:r w:rsidRPr="009A01D7">
          <w:t xml:space="preserve">Атмосферное </w:t>
        </w:r>
        <w:r>
          <w:t>д</w:t>
        </w:r>
      </w:ins>
      <w:ins w:id="44" w:author="Роман Новиков" w:date="2025-05-24T09:46:00Z">
        <w:r>
          <w:t>авление воздуха</w:t>
        </w:r>
      </w:ins>
      <w:ins w:id="45" w:author="Роман Новиков" w:date="2025-05-24T09:48:00Z">
        <w:r>
          <w:t xml:space="preserve"> (</w:t>
        </w:r>
        <w:proofErr w:type="spellStart"/>
        <w:r>
          <w:t>мм.рт.ст</w:t>
        </w:r>
        <w:proofErr w:type="spellEnd"/>
        <w:r>
          <w:t>.)</w:t>
        </w:r>
      </w:ins>
    </w:p>
    <w:p w14:paraId="1FE35D14" w14:textId="5F83B7D3" w:rsidR="009A01D7" w:rsidRDefault="009A01D7" w:rsidP="009A01D7">
      <w:pPr>
        <w:pStyle w:val="a3"/>
        <w:numPr>
          <w:ilvl w:val="0"/>
          <w:numId w:val="7"/>
        </w:numPr>
        <w:jc w:val="both"/>
        <w:rPr>
          <w:ins w:id="46" w:author="Роман Новиков" w:date="2025-05-24T09:46:00Z"/>
        </w:rPr>
      </w:pPr>
      <w:ins w:id="47" w:author="Роман Новиков" w:date="2025-05-24T09:46:00Z">
        <w:r>
          <w:t>Содержание СО</w:t>
        </w:r>
        <w:r w:rsidRPr="009A01D7">
          <w:rPr>
            <w:vertAlign w:val="subscript"/>
            <w:rPrChange w:id="48" w:author="Роман Новиков" w:date="2025-05-24T09:46:00Z">
              <w:rPr/>
            </w:rPrChange>
          </w:rPr>
          <w:t>2</w:t>
        </w:r>
        <w:r>
          <w:t xml:space="preserve"> в квартире</w:t>
        </w:r>
      </w:ins>
      <w:ins w:id="49" w:author="Роман Новиков" w:date="2025-05-24T09:48:00Z">
        <w:r>
          <w:t xml:space="preserve"> (тыс.</w:t>
        </w:r>
        <w:r>
          <w:rPr>
            <w:lang w:val="en-US"/>
          </w:rPr>
          <w:t>ppm</w:t>
        </w:r>
        <w:r>
          <w:t>)</w:t>
        </w:r>
      </w:ins>
      <w:ins w:id="50" w:author="Роман Новиков" w:date="2025-05-24T09:46:00Z">
        <w:r>
          <w:t>;</w:t>
        </w:r>
      </w:ins>
    </w:p>
    <w:p w14:paraId="46A0EDF8" w14:textId="0B14314B" w:rsidR="009A01D7" w:rsidRDefault="009A01D7" w:rsidP="009A01D7">
      <w:pPr>
        <w:pStyle w:val="a3"/>
        <w:numPr>
          <w:ilvl w:val="0"/>
          <w:numId w:val="7"/>
        </w:numPr>
        <w:jc w:val="both"/>
        <w:rPr>
          <w:ins w:id="51" w:author="Роман Новиков" w:date="2025-05-24T09:50:00Z"/>
        </w:rPr>
      </w:pPr>
      <w:ins w:id="52" w:author="Роман Новиков" w:date="2025-05-24T09:49:00Z">
        <w:r>
          <w:t>Часовой график температуры (влажности, давления) на улице и/или температуру</w:t>
        </w:r>
      </w:ins>
      <w:ins w:id="53" w:author="Роман Новиков" w:date="2025-05-24T09:50:00Z">
        <w:r>
          <w:t xml:space="preserve"> (</w:t>
        </w:r>
      </w:ins>
      <w:ins w:id="54" w:author="Роман Новиков" w:date="2025-05-24T09:49:00Z">
        <w:r>
          <w:t>влажность</w:t>
        </w:r>
      </w:ins>
      <w:ins w:id="55" w:author="Роман Новиков" w:date="2025-05-24T09:50:00Z">
        <w:r>
          <w:t>,</w:t>
        </w:r>
      </w:ins>
      <w:ins w:id="56" w:author="Роман Новиков" w:date="2025-05-24T09:49:00Z">
        <w:r>
          <w:t xml:space="preserve"> СО</w:t>
        </w:r>
        <w:r w:rsidRPr="009A01D7">
          <w:rPr>
            <w:vertAlign w:val="subscript"/>
            <w:rPrChange w:id="57" w:author="Роман Новиков" w:date="2025-05-24T09:50:00Z">
              <w:rPr/>
            </w:rPrChange>
          </w:rPr>
          <w:t>2</w:t>
        </w:r>
      </w:ins>
      <w:ins w:id="58" w:author="Роман Новиков" w:date="2025-05-24T09:50:00Z">
        <w:r>
          <w:t xml:space="preserve">) </w:t>
        </w:r>
      </w:ins>
      <w:ins w:id="59" w:author="Роман Новиков" w:date="2025-05-24T09:49:00Z">
        <w:r>
          <w:t>в квар</w:t>
        </w:r>
      </w:ins>
      <w:ins w:id="60" w:author="Роман Новиков" w:date="2025-05-24T09:50:00Z">
        <w:r>
          <w:t>тире.</w:t>
        </w:r>
      </w:ins>
    </w:p>
    <w:p w14:paraId="6A40099E" w14:textId="413052B9" w:rsidR="009A01D7" w:rsidRPr="00774D2A" w:rsidRDefault="009A01D7" w:rsidP="009A01D7">
      <w:pPr>
        <w:jc w:val="both"/>
        <w:rPr>
          <w:ins w:id="61" w:author="Роман Новиков" w:date="2025-05-24T09:50:00Z"/>
          <w:b/>
          <w:bCs/>
          <w:rPrChange w:id="62" w:author="Роман Новиков" w:date="2025-05-24T10:04:00Z">
            <w:rPr>
              <w:ins w:id="63" w:author="Роман Новиков" w:date="2025-05-24T09:50:00Z"/>
            </w:rPr>
          </w:rPrChange>
        </w:rPr>
      </w:pPr>
      <w:ins w:id="64" w:author="Роман Новиков" w:date="2025-05-24T09:50:00Z">
        <w:r w:rsidRPr="00774D2A">
          <w:rPr>
            <w:b/>
            <w:bCs/>
            <w:rPrChange w:id="65" w:author="Роман Новиков" w:date="2025-05-24T10:04:00Z">
              <w:rPr/>
            </w:rPrChange>
          </w:rPr>
          <w:t>На дополнительных экранах:</w:t>
        </w:r>
      </w:ins>
    </w:p>
    <w:p w14:paraId="7A1A2D42" w14:textId="77777777" w:rsidR="009A01D7" w:rsidRDefault="009A01D7" w:rsidP="009A01D7">
      <w:pPr>
        <w:pStyle w:val="a3"/>
        <w:numPr>
          <w:ilvl w:val="0"/>
          <w:numId w:val="8"/>
        </w:numPr>
        <w:jc w:val="both"/>
        <w:rPr>
          <w:ins w:id="66" w:author="Роман Новиков" w:date="2025-05-24T09:52:00Z"/>
        </w:rPr>
      </w:pPr>
      <w:ins w:id="67" w:author="Роман Новиков" w:date="2025-05-24T09:50:00Z">
        <w:r>
          <w:t>Текущу</w:t>
        </w:r>
      </w:ins>
      <w:ins w:id="68" w:author="Роман Новиков" w:date="2025-05-24T09:51:00Z">
        <w:r>
          <w:t>ю температуру, влажность (относительную и абсолютную), точку росы</w:t>
        </w:r>
      </w:ins>
      <w:ins w:id="69" w:author="Роман Новиков" w:date="2025-05-24T09:52:00Z">
        <w:r>
          <w:t xml:space="preserve"> в квартире и на улице,</w:t>
        </w:r>
      </w:ins>
      <w:ins w:id="70" w:author="Роман Новиков" w:date="2025-05-24T09:51:00Z">
        <w:r>
          <w:t xml:space="preserve"> </w:t>
        </w:r>
      </w:ins>
      <w:ins w:id="71" w:author="Роман Новиков" w:date="2025-05-24T09:52:00Z">
        <w:r>
          <w:t>давление, СО</w:t>
        </w:r>
        <w:r w:rsidRPr="006C57C0">
          <w:rPr>
            <w:vertAlign w:val="subscript"/>
            <w:rPrChange w:id="72" w:author="Роман Новиков" w:date="2025-05-24T09:55:00Z">
              <w:rPr/>
            </w:rPrChange>
          </w:rPr>
          <w:t>2</w:t>
        </w:r>
        <w:r>
          <w:t xml:space="preserve"> с текущим минутным графиком по каждому из показателей;</w:t>
        </w:r>
      </w:ins>
    </w:p>
    <w:p w14:paraId="75E260F0" w14:textId="11298466" w:rsidR="009A01D7" w:rsidRDefault="009A01D7" w:rsidP="009A01D7">
      <w:pPr>
        <w:pStyle w:val="a3"/>
        <w:numPr>
          <w:ilvl w:val="0"/>
          <w:numId w:val="8"/>
        </w:numPr>
        <w:jc w:val="both"/>
        <w:rPr>
          <w:ins w:id="73" w:author="Роман Новиков" w:date="2025-05-24T09:54:00Z"/>
        </w:rPr>
      </w:pPr>
      <w:ins w:id="74" w:author="Роман Новиков" w:date="2025-05-24T09:53:00Z">
        <w:r>
          <w:t>Значение час назад и текущее</w:t>
        </w:r>
      </w:ins>
      <w:ins w:id="75" w:author="Роман Новиков" w:date="2025-05-24T09:52:00Z">
        <w:r>
          <w:t xml:space="preserve"> </w:t>
        </w:r>
      </w:ins>
      <w:ins w:id="76" w:author="Роман Новиков" w:date="2025-05-24T09:53:00Z">
        <w:r>
          <w:t xml:space="preserve">значение </w:t>
        </w:r>
      </w:ins>
      <w:ins w:id="77" w:author="Роман Новиков" w:date="2025-05-24T09:52:00Z">
        <w:r>
          <w:t>температур</w:t>
        </w:r>
      </w:ins>
      <w:ins w:id="78" w:author="Роман Новиков" w:date="2025-05-24T09:53:00Z">
        <w:r>
          <w:t>ы</w:t>
        </w:r>
      </w:ins>
      <w:ins w:id="79" w:author="Роман Новиков" w:date="2025-05-24T09:52:00Z">
        <w:r>
          <w:t>, влажност</w:t>
        </w:r>
      </w:ins>
      <w:ins w:id="80" w:author="Роман Новиков" w:date="2025-05-24T09:53:00Z">
        <w:r>
          <w:t>и</w:t>
        </w:r>
      </w:ins>
      <w:ins w:id="81" w:author="Роман Новиков" w:date="2025-05-24T09:52:00Z">
        <w:r>
          <w:t xml:space="preserve"> (относительн</w:t>
        </w:r>
      </w:ins>
      <w:ins w:id="82" w:author="Роман Новиков" w:date="2025-05-24T09:53:00Z">
        <w:r>
          <w:t>ой</w:t>
        </w:r>
      </w:ins>
      <w:ins w:id="83" w:author="Роман Новиков" w:date="2025-05-24T09:52:00Z">
        <w:r>
          <w:t xml:space="preserve"> и абсолютн</w:t>
        </w:r>
      </w:ins>
      <w:ins w:id="84" w:author="Роман Новиков" w:date="2025-05-24T09:53:00Z">
        <w:r>
          <w:t>ой</w:t>
        </w:r>
      </w:ins>
      <w:ins w:id="85" w:author="Роман Новиков" w:date="2025-05-24T09:52:00Z">
        <w:r>
          <w:t>), точк</w:t>
        </w:r>
      </w:ins>
      <w:ins w:id="86" w:author="Роман Новиков" w:date="2025-05-24T09:53:00Z">
        <w:r>
          <w:t>и</w:t>
        </w:r>
      </w:ins>
      <w:ins w:id="87" w:author="Роман Новиков" w:date="2025-05-24T09:52:00Z">
        <w:r>
          <w:t xml:space="preserve"> росы в квартире и на улице, давлени</w:t>
        </w:r>
      </w:ins>
      <w:ins w:id="88" w:author="Роман Новиков" w:date="2025-05-24T09:53:00Z">
        <w:r>
          <w:t>я</w:t>
        </w:r>
      </w:ins>
      <w:ins w:id="89" w:author="Роман Новиков" w:date="2025-05-24T09:52:00Z">
        <w:r>
          <w:t>, СО</w:t>
        </w:r>
        <w:r w:rsidRPr="006C57C0">
          <w:rPr>
            <w:vertAlign w:val="subscript"/>
            <w:rPrChange w:id="90" w:author="Роман Новиков" w:date="2025-05-24T09:55:00Z">
              <w:rPr/>
            </w:rPrChange>
          </w:rPr>
          <w:t>2</w:t>
        </w:r>
        <w:r>
          <w:t xml:space="preserve"> с </w:t>
        </w:r>
      </w:ins>
      <w:ins w:id="91" w:author="Роман Новиков" w:date="2025-05-24T09:54:00Z">
        <w:r w:rsidR="006C57C0">
          <w:t>часовым</w:t>
        </w:r>
      </w:ins>
      <w:ins w:id="92" w:author="Роман Новиков" w:date="2025-05-24T09:52:00Z">
        <w:r>
          <w:t xml:space="preserve"> графиком по каждому из показателей;</w:t>
        </w:r>
      </w:ins>
    </w:p>
    <w:p w14:paraId="00C8FEC5" w14:textId="241FE1DA" w:rsidR="006C57C0" w:rsidRDefault="006C57C0" w:rsidP="009A01D7">
      <w:pPr>
        <w:pStyle w:val="a3"/>
        <w:numPr>
          <w:ilvl w:val="0"/>
          <w:numId w:val="8"/>
        </w:numPr>
        <w:jc w:val="both"/>
        <w:rPr>
          <w:ins w:id="93" w:author="Роман Новиков" w:date="2025-05-24T09:56:00Z"/>
        </w:rPr>
      </w:pPr>
      <w:ins w:id="94" w:author="Роман Новиков" w:date="2025-05-24T09:54:00Z">
        <w:r>
          <w:t>Суточный график с последовательным выводом значения за кажд</w:t>
        </w:r>
      </w:ins>
      <w:ins w:id="95" w:author="Роман Новиков" w:date="2025-05-24T09:55:00Z">
        <w:r>
          <w:t>ый час суток по следующим показателям: температура, влажность (относительная и абсолютная), точка росы в квартире и на улице, давление, СО</w:t>
        </w:r>
        <w:r w:rsidRPr="006C57C0">
          <w:rPr>
            <w:vertAlign w:val="subscript"/>
            <w:rPrChange w:id="96" w:author="Роман Новиков" w:date="2025-05-24T09:55:00Z">
              <w:rPr/>
            </w:rPrChange>
          </w:rPr>
          <w:t>2</w:t>
        </w:r>
        <w:r>
          <w:t>.</w:t>
        </w:r>
      </w:ins>
    </w:p>
    <w:p w14:paraId="76281D2B" w14:textId="7BF3E491" w:rsidR="006C57C0" w:rsidRDefault="006C57C0" w:rsidP="006C57C0">
      <w:pPr>
        <w:pStyle w:val="a3"/>
        <w:jc w:val="both"/>
        <w:rPr>
          <w:ins w:id="97" w:author="Роман Новиков" w:date="2025-05-24T09:56:00Z"/>
        </w:rPr>
      </w:pPr>
    </w:p>
    <w:p w14:paraId="569488E2" w14:textId="0E92D58D" w:rsidR="006C57C0" w:rsidRPr="006C57C0" w:rsidRDefault="006C57C0">
      <w:pPr>
        <w:pStyle w:val="a3"/>
        <w:jc w:val="both"/>
        <w:rPr>
          <w:ins w:id="98" w:author="Роман Новиков" w:date="2025-05-24T09:28:00Z"/>
          <w:b/>
          <w:bCs/>
          <w:rPrChange w:id="99" w:author="Роман Новиков" w:date="2025-05-24T09:56:00Z">
            <w:rPr>
              <w:ins w:id="100" w:author="Роман Новиков" w:date="2025-05-24T09:28:00Z"/>
            </w:rPr>
          </w:rPrChange>
        </w:rPr>
        <w:pPrChange w:id="101" w:author="Роман Новиков" w:date="2025-05-24T09:56:00Z">
          <w:pPr>
            <w:jc w:val="both"/>
          </w:pPr>
        </w:pPrChange>
      </w:pPr>
      <w:ins w:id="102" w:author="Роман Новиков" w:date="2025-05-24T09:56:00Z">
        <w:r w:rsidRPr="006C57C0">
          <w:rPr>
            <w:b/>
            <w:bCs/>
            <w:rPrChange w:id="103" w:author="Роман Новиков" w:date="2025-05-24T09:56:00Z">
              <w:rPr/>
            </w:rPrChange>
          </w:rPr>
          <w:t>Аппаратный состав проекта:</w:t>
        </w:r>
      </w:ins>
    </w:p>
    <w:p w14:paraId="64723275" w14:textId="6C8EAF3E" w:rsidR="00357A28" w:rsidRPr="00F43412" w:rsidRDefault="00F43412" w:rsidP="00811247">
      <w:pPr>
        <w:jc w:val="both"/>
        <w:rPr>
          <w:ins w:id="104" w:author="Роман Новиков" w:date="2025-05-24T09:28:00Z"/>
        </w:rPr>
      </w:pPr>
      <w:ins w:id="105" w:author="Роман Новиков" w:date="2025-05-24T09:28:00Z">
        <w:r w:rsidRPr="00F43412">
          <w:rPr>
            <w:rPrChange w:id="106" w:author="Роман Новиков" w:date="2025-05-24T09:28:00Z">
              <w:rPr>
                <w:lang w:val="en-US"/>
              </w:rPr>
            </w:rPrChange>
          </w:rPr>
          <w:t>(</w:t>
        </w:r>
        <w:r>
          <w:rPr>
            <w:lang w:val="en-US"/>
          </w:rPr>
          <w:fldChar w:fldCharType="begin"/>
        </w:r>
        <w:r w:rsidRPr="00F43412">
          <w:rPr>
            <w:rPrChange w:id="107" w:author="Роман Новиков" w:date="2025-05-24T09:28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F43412">
          <w:rPr>
            <w:rPrChange w:id="108" w:author="Роман Новиков" w:date="2025-05-24T09:28:00Z">
              <w:rPr>
                <w:lang w:val="en-US"/>
              </w:rPr>
            </w:rPrChange>
          </w:rPr>
          <w:instrText xml:space="preserve"> "</w:instrText>
        </w:r>
        <w:r w:rsidRPr="00F43412">
          <w:rPr>
            <w:lang w:val="en-US"/>
          </w:rPr>
          <w:instrText>https</w:instrText>
        </w:r>
        <w:r w:rsidRPr="00F43412">
          <w:rPr>
            <w:rPrChange w:id="109" w:author="Роман Новиков" w:date="2025-05-24T09:28:00Z">
              <w:rPr>
                <w:lang w:val="en-US"/>
              </w:rPr>
            </w:rPrChange>
          </w:rPr>
          <w:instrText>://</w:instrText>
        </w:r>
        <w:r w:rsidRPr="00F43412">
          <w:rPr>
            <w:lang w:val="en-US"/>
          </w:rPr>
          <w:instrText>aliexpress</w:instrText>
        </w:r>
        <w:r w:rsidRPr="00F43412">
          <w:rPr>
            <w:rPrChange w:id="110" w:author="Роман Новиков" w:date="2025-05-24T09:28:00Z">
              <w:rPr>
                <w:lang w:val="en-US"/>
              </w:rPr>
            </w:rPrChange>
          </w:rPr>
          <w:instrText>.</w:instrText>
        </w:r>
        <w:r w:rsidRPr="00F43412">
          <w:rPr>
            <w:lang w:val="en-US"/>
          </w:rPr>
          <w:instrText>ru</w:instrText>
        </w:r>
        <w:r w:rsidRPr="00F43412">
          <w:rPr>
            <w:rPrChange w:id="111" w:author="Роман Новиков" w:date="2025-05-24T09:28:00Z">
              <w:rPr>
                <w:lang w:val="en-US"/>
              </w:rPr>
            </w:rPrChange>
          </w:rPr>
          <w:instrText>/</w:instrText>
        </w:r>
        <w:r w:rsidRPr="00F43412">
          <w:rPr>
            <w:lang w:val="en-US"/>
          </w:rPr>
          <w:instrText>item</w:instrText>
        </w:r>
        <w:r w:rsidRPr="00F43412">
          <w:rPr>
            <w:rPrChange w:id="112" w:author="Роман Новиков" w:date="2025-05-24T09:28:00Z">
              <w:rPr>
                <w:lang w:val="en-US"/>
              </w:rPr>
            </w:rPrChange>
          </w:rPr>
          <w:instrText>/1005003541972572.</w:instrText>
        </w:r>
        <w:r w:rsidRPr="00F43412">
          <w:rPr>
            <w:lang w:val="en-US"/>
          </w:rPr>
          <w:instrText>html</w:instrText>
        </w:r>
        <w:r w:rsidRPr="00F43412">
          <w:rPr>
            <w:rPrChange w:id="113" w:author="Роман Новиков" w:date="2025-05-24T09:28:00Z">
              <w:rPr>
                <w:lang w:val="en-US"/>
              </w:rPr>
            </w:rPrChange>
          </w:rPr>
          <w:instrText>?</w:instrText>
        </w:r>
        <w:r w:rsidRPr="00F43412">
          <w:rPr>
            <w:lang w:val="en-US"/>
          </w:rPr>
          <w:instrText>spm</w:instrText>
        </w:r>
        <w:r w:rsidRPr="00F43412">
          <w:rPr>
            <w:rPrChange w:id="114" w:author="Роман Новиков" w:date="2025-05-24T09:28:00Z">
              <w:rPr>
                <w:lang w:val="en-US"/>
              </w:rPr>
            </w:rPrChange>
          </w:rPr>
          <w:instrText>=</w:instrText>
        </w:r>
        <w:r w:rsidRPr="00F43412">
          <w:rPr>
            <w:lang w:val="en-US"/>
          </w:rPr>
          <w:instrText>a</w:instrText>
        </w:r>
        <w:r w:rsidRPr="00F43412">
          <w:rPr>
            <w:rPrChange w:id="115" w:author="Роман Новиков" w:date="2025-05-24T09:28:00Z">
              <w:rPr>
                <w:lang w:val="en-US"/>
              </w:rPr>
            </w:rPrChange>
          </w:rPr>
          <w:instrText>2</w:instrText>
        </w:r>
        <w:r w:rsidRPr="00F43412">
          <w:rPr>
            <w:lang w:val="en-US"/>
          </w:rPr>
          <w:instrText>g</w:instrText>
        </w:r>
        <w:r w:rsidRPr="00F43412">
          <w:rPr>
            <w:rPrChange w:id="116" w:author="Роман Новиков" w:date="2025-05-24T09:28:00Z">
              <w:rPr>
                <w:lang w:val="en-US"/>
              </w:rPr>
            </w:rPrChange>
          </w:rPr>
          <w:instrText>2</w:instrText>
        </w:r>
        <w:r w:rsidRPr="00F43412">
          <w:rPr>
            <w:lang w:val="en-US"/>
          </w:rPr>
          <w:instrText>w</w:instrText>
        </w:r>
        <w:r w:rsidRPr="00F43412">
          <w:rPr>
            <w:rPrChange w:id="117" w:author="Роман Новиков" w:date="2025-05-24T09:28:00Z">
              <w:rPr>
                <w:lang w:val="en-US"/>
              </w:rPr>
            </w:rPrChange>
          </w:rPr>
          <w:instrText>.</w:instrText>
        </w:r>
        <w:r w:rsidRPr="00F43412">
          <w:rPr>
            <w:lang w:val="en-US"/>
          </w:rPr>
          <w:instrText>orderdetail</w:instrText>
        </w:r>
        <w:r w:rsidRPr="00F43412">
          <w:rPr>
            <w:rPrChange w:id="118" w:author="Роман Новиков" w:date="2025-05-24T09:28:00Z">
              <w:rPr>
                <w:lang w:val="en-US"/>
              </w:rPr>
            </w:rPrChange>
          </w:rPr>
          <w:instrText>.0.0.49934</w:instrText>
        </w:r>
        <w:r w:rsidRPr="00F43412">
          <w:rPr>
            <w:lang w:val="en-US"/>
          </w:rPr>
          <w:instrText>aa</w:instrText>
        </w:r>
        <w:r w:rsidRPr="00F43412">
          <w:rPr>
            <w:rPrChange w:id="119" w:author="Роман Новиков" w:date="2025-05-24T09:28:00Z">
              <w:rPr>
                <w:lang w:val="en-US"/>
              </w:rPr>
            </w:rPrChange>
          </w:rPr>
          <w:instrText>6</w:instrText>
        </w:r>
        <w:r w:rsidRPr="00F43412">
          <w:rPr>
            <w:lang w:val="en-US"/>
          </w:rPr>
          <w:instrText>X</w:instrText>
        </w:r>
        <w:r w:rsidRPr="00F43412">
          <w:rPr>
            <w:rPrChange w:id="120" w:author="Роман Новиков" w:date="2025-05-24T09:28:00Z">
              <w:rPr>
                <w:lang w:val="en-US"/>
              </w:rPr>
            </w:rPrChange>
          </w:rPr>
          <w:instrText>7</w:instrText>
        </w:r>
        <w:r w:rsidRPr="00F43412">
          <w:rPr>
            <w:lang w:val="en-US"/>
          </w:rPr>
          <w:instrText>jbTa</w:instrText>
        </w:r>
        <w:r w:rsidRPr="00F43412">
          <w:rPr>
            <w:rPrChange w:id="121" w:author="Роман Новиков" w:date="2025-05-24T09:28:00Z">
              <w:rPr>
                <w:lang w:val="en-US"/>
              </w:rPr>
            </w:rPrChange>
          </w:rPr>
          <w:instrText>&amp;</w:instrText>
        </w:r>
        <w:r w:rsidRPr="00F43412">
          <w:rPr>
            <w:lang w:val="en-US"/>
          </w:rPr>
          <w:instrText>sku</w:instrText>
        </w:r>
        <w:r w:rsidRPr="00F43412">
          <w:rPr>
            <w:rPrChange w:id="122" w:author="Роман Новиков" w:date="2025-05-24T09:28:00Z">
              <w:rPr>
                <w:lang w:val="en-US"/>
              </w:rPr>
            </w:rPrChange>
          </w:rPr>
          <w:instrText>_</w:instrText>
        </w:r>
        <w:r w:rsidRPr="00F43412">
          <w:rPr>
            <w:lang w:val="en-US"/>
          </w:rPr>
          <w:instrText>id</w:instrText>
        </w:r>
        <w:r w:rsidRPr="00F43412">
          <w:rPr>
            <w:rPrChange w:id="123" w:author="Роман Новиков" w:date="2025-05-24T09:28:00Z">
              <w:rPr>
                <w:lang w:val="en-US"/>
              </w:rPr>
            </w:rPrChange>
          </w:rPr>
          <w:instrText>=12000026227682554&amp;_</w:instrText>
        </w:r>
        <w:r w:rsidRPr="00F43412">
          <w:rPr>
            <w:lang w:val="en-US"/>
          </w:rPr>
          <w:instrText>ga</w:instrText>
        </w:r>
        <w:r w:rsidRPr="00F43412">
          <w:rPr>
            <w:rPrChange w:id="124" w:author="Роман Новиков" w:date="2025-05-24T09:28:00Z">
              <w:rPr>
                <w:lang w:val="en-US"/>
              </w:rPr>
            </w:rPrChange>
          </w:rPr>
          <w:instrText xml:space="preserve">=2.192225709.602763749.1748060249-1858461858.1585985510" </w:instrText>
        </w:r>
        <w:r>
          <w:rPr>
            <w:lang w:val="en-US"/>
          </w:rPr>
          <w:fldChar w:fldCharType="separate"/>
        </w:r>
        <w:r w:rsidRPr="000F5845">
          <w:rPr>
            <w:rStyle w:val="a7"/>
            <w:lang w:val="en-US"/>
          </w:rPr>
          <w:t>https</w:t>
        </w:r>
        <w:r w:rsidRPr="000F5845">
          <w:rPr>
            <w:rStyle w:val="a7"/>
            <w:rPrChange w:id="125" w:author="Роман Новиков" w:date="2025-05-24T09:28:00Z">
              <w:rPr>
                <w:lang w:val="en-US"/>
              </w:rPr>
            </w:rPrChange>
          </w:rPr>
          <w:t>://</w:t>
        </w:r>
        <w:proofErr w:type="spellStart"/>
        <w:r w:rsidRPr="000F5845">
          <w:rPr>
            <w:rStyle w:val="a7"/>
            <w:lang w:val="en-US"/>
          </w:rPr>
          <w:t>aliexpress</w:t>
        </w:r>
        <w:proofErr w:type="spellEnd"/>
        <w:r w:rsidRPr="000F5845">
          <w:rPr>
            <w:rStyle w:val="a7"/>
            <w:rPrChange w:id="126" w:author="Роман Новиков" w:date="2025-05-24T09:28:00Z">
              <w:rPr>
                <w:lang w:val="en-US"/>
              </w:rPr>
            </w:rPrChange>
          </w:rPr>
          <w:t>.</w:t>
        </w:r>
        <w:proofErr w:type="spellStart"/>
        <w:r w:rsidRPr="000F5845">
          <w:rPr>
            <w:rStyle w:val="a7"/>
            <w:lang w:val="en-US"/>
          </w:rPr>
          <w:t>ru</w:t>
        </w:r>
        <w:proofErr w:type="spellEnd"/>
        <w:r w:rsidRPr="000F5845">
          <w:rPr>
            <w:rStyle w:val="a7"/>
            <w:rPrChange w:id="127" w:author="Роман Новиков" w:date="2025-05-24T09:28:00Z">
              <w:rPr>
                <w:lang w:val="en-US"/>
              </w:rPr>
            </w:rPrChange>
          </w:rPr>
          <w:t>/</w:t>
        </w:r>
        <w:r w:rsidRPr="000F5845">
          <w:rPr>
            <w:rStyle w:val="a7"/>
            <w:lang w:val="en-US"/>
          </w:rPr>
          <w:t>item</w:t>
        </w:r>
        <w:r w:rsidRPr="000F5845">
          <w:rPr>
            <w:rStyle w:val="a7"/>
            <w:rPrChange w:id="128" w:author="Роман Новиков" w:date="2025-05-24T09:28:00Z">
              <w:rPr>
                <w:lang w:val="en-US"/>
              </w:rPr>
            </w:rPrChange>
          </w:rPr>
          <w:t>/1005003541972572.</w:t>
        </w:r>
        <w:r w:rsidRPr="000F5845">
          <w:rPr>
            <w:rStyle w:val="a7"/>
            <w:lang w:val="en-US"/>
          </w:rPr>
          <w:t>html</w:t>
        </w:r>
        <w:r w:rsidRPr="000F5845">
          <w:rPr>
            <w:rStyle w:val="a7"/>
            <w:rPrChange w:id="129" w:author="Роман Новиков" w:date="2025-05-24T09:28:00Z">
              <w:rPr>
                <w:lang w:val="en-US"/>
              </w:rPr>
            </w:rPrChange>
          </w:rPr>
          <w:t>?</w:t>
        </w:r>
        <w:proofErr w:type="spellStart"/>
        <w:r w:rsidRPr="000F5845">
          <w:rPr>
            <w:rStyle w:val="a7"/>
            <w:lang w:val="en-US"/>
          </w:rPr>
          <w:t>spm</w:t>
        </w:r>
        <w:proofErr w:type="spellEnd"/>
        <w:r w:rsidRPr="000F5845">
          <w:rPr>
            <w:rStyle w:val="a7"/>
            <w:rPrChange w:id="130" w:author="Роман Новиков" w:date="2025-05-24T09:28:00Z">
              <w:rPr>
                <w:lang w:val="en-US"/>
              </w:rPr>
            </w:rPrChange>
          </w:rPr>
          <w:t>=</w:t>
        </w:r>
        <w:r w:rsidRPr="000F5845">
          <w:rPr>
            <w:rStyle w:val="a7"/>
            <w:lang w:val="en-US"/>
          </w:rPr>
          <w:t>a</w:t>
        </w:r>
        <w:r w:rsidRPr="000F5845">
          <w:rPr>
            <w:rStyle w:val="a7"/>
            <w:rPrChange w:id="131" w:author="Роман Новиков" w:date="2025-05-24T09:28:00Z">
              <w:rPr>
                <w:lang w:val="en-US"/>
              </w:rPr>
            </w:rPrChange>
          </w:rPr>
          <w:t>2</w:t>
        </w:r>
        <w:r w:rsidRPr="000F5845">
          <w:rPr>
            <w:rStyle w:val="a7"/>
            <w:lang w:val="en-US"/>
          </w:rPr>
          <w:t>g</w:t>
        </w:r>
        <w:r w:rsidRPr="000F5845">
          <w:rPr>
            <w:rStyle w:val="a7"/>
            <w:rPrChange w:id="132" w:author="Роман Новиков" w:date="2025-05-24T09:28:00Z">
              <w:rPr>
                <w:lang w:val="en-US"/>
              </w:rPr>
            </w:rPrChange>
          </w:rPr>
          <w:t>2</w:t>
        </w:r>
        <w:r w:rsidRPr="000F5845">
          <w:rPr>
            <w:rStyle w:val="a7"/>
            <w:lang w:val="en-US"/>
          </w:rPr>
          <w:t>w</w:t>
        </w:r>
        <w:r w:rsidRPr="000F5845">
          <w:rPr>
            <w:rStyle w:val="a7"/>
            <w:rPrChange w:id="133" w:author="Роман Новиков" w:date="2025-05-24T09:28:00Z">
              <w:rPr>
                <w:lang w:val="en-US"/>
              </w:rPr>
            </w:rPrChange>
          </w:rPr>
          <w:t>.</w:t>
        </w:r>
        <w:proofErr w:type="spellStart"/>
        <w:r w:rsidRPr="000F5845">
          <w:rPr>
            <w:rStyle w:val="a7"/>
            <w:lang w:val="en-US"/>
          </w:rPr>
          <w:t>orderdetail</w:t>
        </w:r>
        <w:proofErr w:type="spellEnd"/>
        <w:r w:rsidRPr="000F5845">
          <w:rPr>
            <w:rStyle w:val="a7"/>
            <w:rPrChange w:id="134" w:author="Роман Новиков" w:date="2025-05-24T09:28:00Z">
              <w:rPr>
                <w:lang w:val="en-US"/>
              </w:rPr>
            </w:rPrChange>
          </w:rPr>
          <w:t>.0.0.49934</w:t>
        </w:r>
        <w:r w:rsidRPr="000F5845">
          <w:rPr>
            <w:rStyle w:val="a7"/>
            <w:lang w:val="en-US"/>
          </w:rPr>
          <w:t>aa</w:t>
        </w:r>
        <w:r w:rsidRPr="000F5845">
          <w:rPr>
            <w:rStyle w:val="a7"/>
            <w:rPrChange w:id="135" w:author="Роман Новиков" w:date="2025-05-24T09:28:00Z">
              <w:rPr>
                <w:lang w:val="en-US"/>
              </w:rPr>
            </w:rPrChange>
          </w:rPr>
          <w:t>6</w:t>
        </w:r>
        <w:r w:rsidRPr="000F5845">
          <w:rPr>
            <w:rStyle w:val="a7"/>
            <w:lang w:val="en-US"/>
          </w:rPr>
          <w:t>X</w:t>
        </w:r>
        <w:r w:rsidRPr="000F5845">
          <w:rPr>
            <w:rStyle w:val="a7"/>
            <w:rPrChange w:id="136" w:author="Роман Новиков" w:date="2025-05-24T09:28:00Z">
              <w:rPr>
                <w:lang w:val="en-US"/>
              </w:rPr>
            </w:rPrChange>
          </w:rPr>
          <w:t>7</w:t>
        </w:r>
        <w:proofErr w:type="spellStart"/>
        <w:r w:rsidRPr="000F5845">
          <w:rPr>
            <w:rStyle w:val="a7"/>
            <w:lang w:val="en-US"/>
          </w:rPr>
          <w:t>jbTa</w:t>
        </w:r>
        <w:proofErr w:type="spellEnd"/>
        <w:r w:rsidRPr="000F5845">
          <w:rPr>
            <w:rStyle w:val="a7"/>
            <w:rPrChange w:id="137" w:author="Роман Новиков" w:date="2025-05-24T09:28:00Z">
              <w:rPr>
                <w:lang w:val="en-US"/>
              </w:rPr>
            </w:rPrChange>
          </w:rPr>
          <w:t>&amp;</w:t>
        </w:r>
        <w:proofErr w:type="spellStart"/>
        <w:r w:rsidRPr="000F5845">
          <w:rPr>
            <w:rStyle w:val="a7"/>
            <w:lang w:val="en-US"/>
          </w:rPr>
          <w:t>sku</w:t>
        </w:r>
        <w:proofErr w:type="spellEnd"/>
        <w:r w:rsidRPr="000F5845">
          <w:rPr>
            <w:rStyle w:val="a7"/>
            <w:rPrChange w:id="138" w:author="Роман Новиков" w:date="2025-05-24T09:28:00Z">
              <w:rPr>
                <w:lang w:val="en-US"/>
              </w:rPr>
            </w:rPrChange>
          </w:rPr>
          <w:t>_</w:t>
        </w:r>
        <w:r w:rsidRPr="000F5845">
          <w:rPr>
            <w:rStyle w:val="a7"/>
            <w:lang w:val="en-US"/>
          </w:rPr>
          <w:t>id</w:t>
        </w:r>
        <w:r w:rsidRPr="000F5845">
          <w:rPr>
            <w:rStyle w:val="a7"/>
            <w:rPrChange w:id="139" w:author="Роман Новиков" w:date="2025-05-24T09:28:00Z">
              <w:rPr>
                <w:lang w:val="en-US"/>
              </w:rPr>
            </w:rPrChange>
          </w:rPr>
          <w:t>=12000026227682554&amp;_</w:t>
        </w:r>
        <w:proofErr w:type="spellStart"/>
        <w:r w:rsidRPr="000F5845">
          <w:rPr>
            <w:rStyle w:val="a7"/>
            <w:lang w:val="en-US"/>
          </w:rPr>
          <w:t>ga</w:t>
        </w:r>
        <w:proofErr w:type="spellEnd"/>
        <w:r w:rsidRPr="000F5845">
          <w:rPr>
            <w:rStyle w:val="a7"/>
            <w:rPrChange w:id="140" w:author="Роман Новиков" w:date="2025-05-24T09:28:00Z">
              <w:rPr>
                <w:lang w:val="en-US"/>
              </w:rPr>
            </w:rPrChange>
          </w:rPr>
          <w:t>=2.192225709.602763749.1748060249-1858461858.1585985510</w:t>
        </w:r>
        <w:r>
          <w:rPr>
            <w:lang w:val="en-US"/>
          </w:rPr>
          <w:fldChar w:fldCharType="end"/>
        </w:r>
        <w:r w:rsidRPr="00F43412">
          <w:rPr>
            <w:rPrChange w:id="141" w:author="Роман Новиков" w:date="2025-05-24T09:28:00Z">
              <w:rPr>
                <w:lang w:val="en-US"/>
              </w:rPr>
            </w:rPrChange>
          </w:rPr>
          <w:t>)</w:t>
        </w:r>
      </w:ins>
    </w:p>
    <w:p w14:paraId="39EB1EF6" w14:textId="10E7B49E" w:rsidR="00F43412" w:rsidRDefault="00F43412" w:rsidP="00811247">
      <w:pPr>
        <w:jc w:val="both"/>
        <w:rPr>
          <w:ins w:id="142" w:author="Роман Новиков" w:date="2025-05-24T09:09:00Z"/>
        </w:rPr>
      </w:pPr>
      <w:ins w:id="143" w:author="Роман Новиков" w:date="2025-05-24T09:28:00Z">
        <w:r w:rsidRPr="00F43412">
          <w:rPr>
            <w:noProof/>
          </w:rPr>
          <w:drawing>
            <wp:inline distT="0" distB="0" distL="0" distR="0" wp14:anchorId="2408C2EE" wp14:editId="7F2ADA68">
              <wp:extent cx="3267531" cy="1571844"/>
              <wp:effectExtent l="0" t="0" r="9525" b="9525"/>
              <wp:docPr id="33" name="Рисунок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67531" cy="15718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87E0F49" w14:textId="643A31BF" w:rsidR="00822B72" w:rsidRDefault="00822B72" w:rsidP="00811247">
      <w:pPr>
        <w:jc w:val="both"/>
        <w:rPr>
          <w:ins w:id="144" w:author="Роман Новиков" w:date="2025-05-24T09:09:00Z"/>
        </w:rPr>
      </w:pPr>
      <w:ins w:id="145" w:author="Роман Новиков" w:date="2025-05-24T09:09:00Z">
        <w:r>
          <w:t>Состав датчиков:</w:t>
        </w:r>
      </w:ins>
    </w:p>
    <w:p w14:paraId="2E378C77" w14:textId="77777777" w:rsidR="007A2D2B" w:rsidRDefault="00822B72" w:rsidP="00822B72">
      <w:pPr>
        <w:pStyle w:val="a3"/>
        <w:numPr>
          <w:ilvl w:val="0"/>
          <w:numId w:val="6"/>
        </w:numPr>
        <w:jc w:val="both"/>
        <w:rPr>
          <w:ins w:id="146" w:author="Роман Новиков" w:date="2025-05-24T09:30:00Z"/>
        </w:rPr>
      </w:pPr>
      <w:ins w:id="147" w:author="Роман Новиков" w:date="2025-05-24T09:09:00Z">
        <w:r>
          <w:t xml:space="preserve">Два датчика </w:t>
        </w:r>
        <w:r>
          <w:rPr>
            <w:lang w:val="en-US"/>
          </w:rPr>
          <w:t>BME</w:t>
        </w:r>
        <w:r w:rsidRPr="00822B72">
          <w:rPr>
            <w:rPrChange w:id="148" w:author="Роман Новиков" w:date="2025-05-24T09:10:00Z">
              <w:rPr>
                <w:lang w:val="en-US"/>
              </w:rPr>
            </w:rPrChange>
          </w:rPr>
          <w:t>280</w:t>
        </w:r>
      </w:ins>
      <w:ins w:id="149" w:author="Роман Новиков" w:date="2025-05-24T09:10:00Z">
        <w:r>
          <w:t xml:space="preserve"> (температура, влажность, давление)</w:t>
        </w:r>
      </w:ins>
      <w:ins w:id="150" w:author="Роман Новиков" w:date="2025-05-24T09:09:00Z">
        <w:r>
          <w:t xml:space="preserve">. </w:t>
        </w:r>
      </w:ins>
      <w:ins w:id="151" w:author="Роман Новиков" w:date="2025-05-24T09:10:00Z">
        <w:r w:rsidRPr="00822B72">
          <w:rPr>
            <w:rPrChange w:id="152" w:author="Роман Новиков" w:date="2025-05-24T09:10:00Z">
              <w:rPr>
                <w:lang w:val="en-US"/>
              </w:rPr>
            </w:rPrChange>
          </w:rPr>
          <w:t>У одного из них нужно переп</w:t>
        </w:r>
        <w:r>
          <w:t>аять дорожку для изменения адреса подключения</w:t>
        </w:r>
      </w:ins>
      <w:ins w:id="153" w:author="Роман Новиков" w:date="2025-05-24T09:11:00Z">
        <w:r>
          <w:t>;</w:t>
        </w:r>
      </w:ins>
      <w:ins w:id="154" w:author="Роман Новиков" w:date="2025-05-24T09:30:00Z">
        <w:r w:rsidR="007A2D2B" w:rsidRPr="007A2D2B">
          <w:rPr>
            <w:rPrChange w:id="155" w:author="Роман Новиков" w:date="2025-05-24T09:30:00Z">
              <w:rPr>
                <w:lang w:val="en-US"/>
              </w:rPr>
            </w:rPrChange>
          </w:rPr>
          <w:t xml:space="preserve"> </w:t>
        </w:r>
      </w:ins>
    </w:p>
    <w:p w14:paraId="279363D3" w14:textId="5D5C04F8" w:rsidR="00822B72" w:rsidRDefault="007A2D2B">
      <w:pPr>
        <w:pStyle w:val="a3"/>
        <w:jc w:val="both"/>
        <w:rPr>
          <w:ins w:id="156" w:author="Роман Новиков" w:date="2025-05-24T09:10:00Z"/>
        </w:rPr>
        <w:pPrChange w:id="157" w:author="Роман Новиков" w:date="2025-05-24T09:30:00Z">
          <w:pPr>
            <w:pStyle w:val="a3"/>
            <w:numPr>
              <w:numId w:val="6"/>
            </w:numPr>
            <w:ind w:hanging="360"/>
            <w:jc w:val="both"/>
          </w:pPr>
        </w:pPrChange>
      </w:pPr>
      <w:ins w:id="158" w:author="Роман Новиков" w:date="2025-05-24T09:30:00Z">
        <w:r w:rsidRPr="007A2D2B">
          <w:rPr>
            <w:rPrChange w:id="159" w:author="Роман Новиков" w:date="2025-05-24T09:30:00Z">
              <w:rPr>
                <w:lang w:val="en-US"/>
              </w:rPr>
            </w:rPrChange>
          </w:rPr>
          <w:t>(</w:t>
        </w:r>
        <w:r>
          <w:fldChar w:fldCharType="begin"/>
        </w:r>
        <w:r>
          <w:instrText xml:space="preserve"> HYPERLINK "</w:instrText>
        </w:r>
        <w:r w:rsidRPr="007A2D2B">
          <w:instrText>https://aliexpress.ru/item/32862445164.html?spm=a2g2w.orderdetail.0.0.24634aa6IzSH7J&amp;sku_id=10000000058075622&amp;_ga=2.255525007.602763749.1748060249-1858461858.1585985510</w:instrText>
        </w:r>
        <w:r>
          <w:instrText xml:space="preserve">" </w:instrText>
        </w:r>
        <w:r>
          <w:fldChar w:fldCharType="separate"/>
        </w:r>
        <w:r w:rsidRPr="000F5845">
          <w:rPr>
            <w:rStyle w:val="a7"/>
          </w:rPr>
          <w:t>https://aliexpress.ru/item/32862445164.html?spm=a2g2w.orderdetail.0.0.24634aa6IzSH7J&amp;sku_id=10000000058075622&amp;_ga=2.255525007.602763749.1748060249-</w:t>
        </w:r>
        <w:r w:rsidRPr="000F5845">
          <w:rPr>
            <w:rStyle w:val="a7"/>
          </w:rPr>
          <w:lastRenderedPageBreak/>
          <w:t>1858461858.1585985510</w:t>
        </w:r>
        <w:r>
          <w:fldChar w:fldCharType="end"/>
        </w:r>
        <w:r w:rsidRPr="007A2D2B">
          <w:rPr>
            <w:rPrChange w:id="160" w:author="Роман Новиков" w:date="2025-05-24T09:30:00Z">
              <w:rPr>
                <w:lang w:val="en-US"/>
              </w:rPr>
            </w:rPrChange>
          </w:rPr>
          <w:t>)</w:t>
        </w:r>
      </w:ins>
      <w:ins w:id="161" w:author="Роман Новиков" w:date="2025-05-24T09:29:00Z">
        <w:r>
          <w:br/>
        </w:r>
        <w:r w:rsidRPr="007A2D2B">
          <w:rPr>
            <w:rPrChange w:id="162" w:author="Роман Новиков" w:date="2025-05-24T09:29:00Z">
              <w:rPr>
                <w:lang w:val="en-US"/>
              </w:rPr>
            </w:rPrChange>
          </w:rPr>
          <w:t xml:space="preserve"> </w:t>
        </w:r>
        <w:r w:rsidRPr="007A2D2B">
          <w:rPr>
            <w:noProof/>
          </w:rPr>
          <w:drawing>
            <wp:inline distT="0" distB="0" distL="0" distR="0" wp14:anchorId="6D18E687" wp14:editId="022DF4FA">
              <wp:extent cx="2070847" cy="1578553"/>
              <wp:effectExtent l="0" t="0" r="5715" b="3175"/>
              <wp:docPr id="34" name="Рисунок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1826" cy="1594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6B19DB" w14:textId="77777777" w:rsidR="007A2D2B" w:rsidRDefault="00822B72" w:rsidP="00B90336">
      <w:pPr>
        <w:pStyle w:val="a3"/>
        <w:numPr>
          <w:ilvl w:val="0"/>
          <w:numId w:val="6"/>
        </w:numPr>
        <w:jc w:val="both"/>
        <w:rPr>
          <w:ins w:id="163" w:author="Роман Новиков" w:date="2025-05-24T09:35:00Z"/>
        </w:rPr>
      </w:pPr>
      <w:ins w:id="164" w:author="Роман Новиков" w:date="2025-05-24T09:10:00Z">
        <w:r>
          <w:t xml:space="preserve">Датчик </w:t>
        </w:r>
        <w:r w:rsidRPr="00822B72">
          <w:rPr>
            <w:lang w:val="en-US"/>
          </w:rPr>
          <w:t>MH</w:t>
        </w:r>
      </w:ins>
      <w:ins w:id="165" w:author="Роман Новиков" w:date="2025-05-24T09:34:00Z">
        <w:r w:rsidR="007A2D2B" w:rsidRPr="007A2D2B">
          <w:rPr>
            <w:rPrChange w:id="166" w:author="Роман Новиков" w:date="2025-05-24T09:34:00Z">
              <w:rPr>
                <w:lang w:val="en-US"/>
              </w:rPr>
            </w:rPrChange>
          </w:rPr>
          <w:t>-</w:t>
        </w:r>
      </w:ins>
      <w:ins w:id="167" w:author="Роман Новиков" w:date="2025-05-24T09:10:00Z">
        <w:r w:rsidRPr="00822B72">
          <w:rPr>
            <w:lang w:val="en-US"/>
          </w:rPr>
          <w:t>Z</w:t>
        </w:r>
        <w:r w:rsidRPr="007A2D2B">
          <w:rPr>
            <w:rPrChange w:id="168" w:author="Роман Новиков" w:date="2025-05-24T09:34:00Z">
              <w:rPr>
                <w:lang w:val="en-US"/>
              </w:rPr>
            </w:rPrChange>
          </w:rPr>
          <w:t>19</w:t>
        </w:r>
      </w:ins>
      <w:ins w:id="169" w:author="Роман Новиков" w:date="2025-05-24T09:34:00Z">
        <w:r w:rsidR="007A2D2B">
          <w:rPr>
            <w:lang w:val="en-US"/>
          </w:rPr>
          <w:t>B</w:t>
        </w:r>
      </w:ins>
      <w:ins w:id="170" w:author="Роман Новиков" w:date="2025-05-24T09:10:00Z">
        <w:r w:rsidRPr="007A2D2B">
          <w:rPr>
            <w:rPrChange w:id="171" w:author="Роман Новиков" w:date="2025-05-24T09:34:00Z">
              <w:rPr>
                <w:lang w:val="en-US"/>
              </w:rPr>
            </w:rPrChange>
          </w:rPr>
          <w:t xml:space="preserve"> </w:t>
        </w:r>
      </w:ins>
      <w:ins w:id="172" w:author="Роман Новиков" w:date="2025-05-24T09:11:00Z">
        <w:r w:rsidRPr="007A2D2B">
          <w:rPr>
            <w:rPrChange w:id="173" w:author="Роман Новиков" w:date="2025-05-24T09:34:00Z">
              <w:rPr>
                <w:lang w:val="en-US"/>
              </w:rPr>
            </w:rPrChange>
          </w:rPr>
          <w:t>(</w:t>
        </w:r>
      </w:ins>
      <w:ins w:id="174" w:author="Роман Новиков" w:date="2025-05-24T09:10:00Z">
        <w:r>
          <w:t>СО</w:t>
        </w:r>
        <w:r w:rsidRPr="00822B72">
          <w:rPr>
            <w:vertAlign w:val="subscript"/>
            <w:rPrChange w:id="175" w:author="Роман Новиков" w:date="2025-05-24T09:11:00Z">
              <w:rPr/>
            </w:rPrChange>
          </w:rPr>
          <w:t>2</w:t>
        </w:r>
      </w:ins>
      <w:ins w:id="176" w:author="Роман Новиков" w:date="2025-05-24T09:11:00Z">
        <w:r w:rsidRPr="007A2D2B">
          <w:rPr>
            <w:rPrChange w:id="177" w:author="Роман Новиков" w:date="2025-05-24T09:34:00Z">
              <w:rPr>
                <w:lang w:val="en-US"/>
              </w:rPr>
            </w:rPrChange>
          </w:rPr>
          <w:t>)</w:t>
        </w:r>
        <w:r>
          <w:t>;</w:t>
        </w:r>
      </w:ins>
    </w:p>
    <w:p w14:paraId="17E52C15" w14:textId="38DF9567" w:rsidR="00822B72" w:rsidRDefault="007A2D2B">
      <w:pPr>
        <w:pStyle w:val="a3"/>
        <w:jc w:val="both"/>
        <w:rPr>
          <w:ins w:id="178" w:author="Роман Новиков" w:date="2025-05-24T09:11:00Z"/>
        </w:rPr>
        <w:pPrChange w:id="179" w:author="Роман Новиков" w:date="2025-05-24T09:35:00Z">
          <w:pPr>
            <w:pStyle w:val="a3"/>
            <w:numPr>
              <w:numId w:val="6"/>
            </w:numPr>
            <w:ind w:hanging="360"/>
            <w:jc w:val="both"/>
          </w:pPr>
        </w:pPrChange>
      </w:pPr>
      <w:ins w:id="180" w:author="Роман Новиков" w:date="2025-05-24T09:34:00Z">
        <w:r w:rsidRPr="007A2D2B">
          <w:rPr>
            <w:rPrChange w:id="181" w:author="Роман Новиков" w:date="2025-05-24T09:34:00Z">
              <w:rPr>
                <w:lang w:val="en-US"/>
              </w:rPr>
            </w:rPrChange>
          </w:rPr>
          <w:t>(</w:t>
        </w:r>
      </w:ins>
      <w:ins w:id="182" w:author="Роман Новиков" w:date="2025-05-24T09:35:00Z">
        <w:r>
          <w:rPr>
            <w:lang w:val="en-US"/>
          </w:rPr>
          <w:fldChar w:fldCharType="begin"/>
        </w:r>
        <w:r w:rsidRPr="007A2D2B">
          <w:rPr>
            <w:rPrChange w:id="183" w:author="Роман Новиков" w:date="2025-05-24T09:35:00Z">
              <w:rPr>
                <w:lang w:val="en-US"/>
              </w:rPr>
            </w:rPrChange>
          </w:rPr>
          <w:instrText xml:space="preserve"> </w:instrText>
        </w:r>
        <w:r>
          <w:rPr>
            <w:lang w:val="en-US"/>
          </w:rPr>
          <w:instrText>HYPERLINK</w:instrText>
        </w:r>
        <w:r w:rsidRPr="007A2D2B">
          <w:rPr>
            <w:rPrChange w:id="184" w:author="Роман Новиков" w:date="2025-05-24T09:35:00Z">
              <w:rPr>
                <w:lang w:val="en-US"/>
              </w:rPr>
            </w:rPrChange>
          </w:rPr>
          <w:instrText xml:space="preserve"> "</w:instrText>
        </w:r>
      </w:ins>
      <w:ins w:id="185" w:author="Роман Новиков" w:date="2025-05-24T09:34:00Z">
        <w:r w:rsidRPr="007A2D2B">
          <w:rPr>
            <w:lang w:val="en-US"/>
          </w:rPr>
          <w:instrText>https</w:instrText>
        </w:r>
        <w:r w:rsidRPr="007A2D2B">
          <w:rPr>
            <w:rPrChange w:id="186" w:author="Роман Новиков" w:date="2025-05-24T09:34:00Z">
              <w:rPr>
                <w:lang w:val="en-US"/>
              </w:rPr>
            </w:rPrChange>
          </w:rPr>
          <w:instrText>://</w:instrText>
        </w:r>
        <w:r w:rsidRPr="007A2D2B">
          <w:rPr>
            <w:lang w:val="en-US"/>
          </w:rPr>
          <w:instrText>aliexpress</w:instrText>
        </w:r>
        <w:r w:rsidRPr="007A2D2B">
          <w:rPr>
            <w:rPrChange w:id="187" w:author="Роман Новиков" w:date="2025-05-24T09:34:00Z">
              <w:rPr>
                <w:lang w:val="en-US"/>
              </w:rPr>
            </w:rPrChange>
          </w:rPr>
          <w:instrText>.</w:instrText>
        </w:r>
        <w:r w:rsidRPr="007A2D2B">
          <w:rPr>
            <w:lang w:val="en-US"/>
          </w:rPr>
          <w:instrText>ru</w:instrText>
        </w:r>
        <w:r w:rsidRPr="007A2D2B">
          <w:rPr>
            <w:rPrChange w:id="188" w:author="Роман Новиков" w:date="2025-05-24T09:34:00Z">
              <w:rPr>
                <w:lang w:val="en-US"/>
              </w:rPr>
            </w:rPrChange>
          </w:rPr>
          <w:instrText>/</w:instrText>
        </w:r>
        <w:r w:rsidRPr="007A2D2B">
          <w:rPr>
            <w:lang w:val="en-US"/>
          </w:rPr>
          <w:instrText>item</w:instrText>
        </w:r>
        <w:r w:rsidRPr="007A2D2B">
          <w:rPr>
            <w:rPrChange w:id="189" w:author="Роман Новиков" w:date="2025-05-24T09:34:00Z">
              <w:rPr>
                <w:lang w:val="en-US"/>
              </w:rPr>
            </w:rPrChange>
          </w:rPr>
          <w:instrText>/32371956420.</w:instrText>
        </w:r>
        <w:r w:rsidRPr="007A2D2B">
          <w:rPr>
            <w:lang w:val="en-US"/>
          </w:rPr>
          <w:instrText>html</w:instrText>
        </w:r>
        <w:r w:rsidRPr="007A2D2B">
          <w:rPr>
            <w:rPrChange w:id="190" w:author="Роман Новиков" w:date="2025-05-24T09:34:00Z">
              <w:rPr>
                <w:lang w:val="en-US"/>
              </w:rPr>
            </w:rPrChange>
          </w:rPr>
          <w:instrText>?</w:instrText>
        </w:r>
        <w:r w:rsidRPr="007A2D2B">
          <w:rPr>
            <w:lang w:val="en-US"/>
          </w:rPr>
          <w:instrText>sku</w:instrText>
        </w:r>
        <w:r w:rsidRPr="007A2D2B">
          <w:rPr>
            <w:rPrChange w:id="191" w:author="Роман Новиков" w:date="2025-05-24T09:34:00Z">
              <w:rPr>
                <w:lang w:val="en-US"/>
              </w:rPr>
            </w:rPrChange>
          </w:rPr>
          <w:instrText>_</w:instrText>
        </w:r>
        <w:r w:rsidRPr="007A2D2B">
          <w:rPr>
            <w:lang w:val="en-US"/>
          </w:rPr>
          <w:instrText>id</w:instrText>
        </w:r>
        <w:r w:rsidRPr="007A2D2B">
          <w:rPr>
            <w:rPrChange w:id="192" w:author="Роман Новиков" w:date="2025-05-24T09:34:00Z">
              <w:rPr>
                <w:lang w:val="en-US"/>
              </w:rPr>
            </w:rPrChange>
          </w:rPr>
          <w:instrText>=12000035236616579&amp;</w:instrText>
        </w:r>
        <w:r w:rsidRPr="007A2D2B">
          <w:rPr>
            <w:lang w:val="en-US"/>
          </w:rPr>
          <w:instrText>spm</w:instrText>
        </w:r>
        <w:r w:rsidRPr="007A2D2B">
          <w:rPr>
            <w:rPrChange w:id="193" w:author="Роман Новиков" w:date="2025-05-24T09:34:00Z">
              <w:rPr>
                <w:lang w:val="en-US"/>
              </w:rPr>
            </w:rPrChange>
          </w:rPr>
          <w:instrText>=</w:instrText>
        </w:r>
        <w:r w:rsidRPr="007A2D2B">
          <w:rPr>
            <w:lang w:val="en-US"/>
          </w:rPr>
          <w:instrText>a</w:instrText>
        </w:r>
        <w:r w:rsidRPr="007A2D2B">
          <w:rPr>
            <w:rPrChange w:id="194" w:author="Роман Новиков" w:date="2025-05-24T09:34:00Z">
              <w:rPr>
                <w:lang w:val="en-US"/>
              </w:rPr>
            </w:rPrChange>
          </w:rPr>
          <w:instrText>2</w:instrText>
        </w:r>
        <w:r w:rsidRPr="007A2D2B">
          <w:rPr>
            <w:lang w:val="en-US"/>
          </w:rPr>
          <w:instrText>g</w:instrText>
        </w:r>
        <w:r w:rsidRPr="007A2D2B">
          <w:rPr>
            <w:rPrChange w:id="195" w:author="Роман Новиков" w:date="2025-05-24T09:34:00Z">
              <w:rPr>
                <w:lang w:val="en-US"/>
              </w:rPr>
            </w:rPrChange>
          </w:rPr>
          <w:instrText>2</w:instrText>
        </w:r>
        <w:r w:rsidRPr="007A2D2B">
          <w:rPr>
            <w:lang w:val="en-US"/>
          </w:rPr>
          <w:instrText>w</w:instrText>
        </w:r>
        <w:r w:rsidRPr="007A2D2B">
          <w:rPr>
            <w:rPrChange w:id="196" w:author="Роман Новиков" w:date="2025-05-24T09:34:00Z">
              <w:rPr>
                <w:lang w:val="en-US"/>
              </w:rPr>
            </w:rPrChange>
          </w:rPr>
          <w:instrText>.</w:instrText>
        </w:r>
        <w:r w:rsidRPr="007A2D2B">
          <w:rPr>
            <w:lang w:val="en-US"/>
          </w:rPr>
          <w:instrText>productlist</w:instrText>
        </w:r>
        <w:r w:rsidRPr="007A2D2B">
          <w:rPr>
            <w:rPrChange w:id="197" w:author="Роман Новиков" w:date="2025-05-24T09:34:00Z">
              <w:rPr>
                <w:lang w:val="en-US"/>
              </w:rPr>
            </w:rPrChange>
          </w:rPr>
          <w:instrText>.</w:instrText>
        </w:r>
        <w:r w:rsidRPr="007A2D2B">
          <w:rPr>
            <w:lang w:val="en-US"/>
          </w:rPr>
          <w:instrText>search</w:instrText>
        </w:r>
        <w:r w:rsidRPr="007A2D2B">
          <w:rPr>
            <w:rPrChange w:id="198" w:author="Роман Новиков" w:date="2025-05-24T09:34:00Z">
              <w:rPr>
                <w:lang w:val="en-US"/>
              </w:rPr>
            </w:rPrChange>
          </w:rPr>
          <w:instrText>_</w:instrText>
        </w:r>
        <w:r w:rsidRPr="007A2D2B">
          <w:rPr>
            <w:lang w:val="en-US"/>
          </w:rPr>
          <w:instrText>results</w:instrText>
        </w:r>
        <w:r w:rsidRPr="007A2D2B">
          <w:rPr>
            <w:rPrChange w:id="199" w:author="Роман Новиков" w:date="2025-05-24T09:34:00Z">
              <w:rPr>
                <w:lang w:val="en-US"/>
              </w:rPr>
            </w:rPrChange>
          </w:rPr>
          <w:instrText>.0.7</w:instrText>
        </w:r>
        <w:r w:rsidRPr="007A2D2B">
          <w:rPr>
            <w:lang w:val="en-US"/>
          </w:rPr>
          <w:instrText>c</w:instrText>
        </w:r>
        <w:r w:rsidRPr="007A2D2B">
          <w:rPr>
            <w:rPrChange w:id="200" w:author="Роман Новиков" w:date="2025-05-24T09:34:00Z">
              <w:rPr>
                <w:lang w:val="en-US"/>
              </w:rPr>
            </w:rPrChange>
          </w:rPr>
          <w:instrText>71</w:instrText>
        </w:r>
        <w:r w:rsidRPr="007A2D2B">
          <w:rPr>
            <w:lang w:val="en-US"/>
          </w:rPr>
          <w:instrText>c</w:instrText>
        </w:r>
        <w:r w:rsidRPr="007A2D2B">
          <w:rPr>
            <w:rPrChange w:id="201" w:author="Роман Новиков" w:date="2025-05-24T09:34:00Z">
              <w:rPr>
                <w:lang w:val="en-US"/>
              </w:rPr>
            </w:rPrChange>
          </w:rPr>
          <w:instrText>19</w:instrText>
        </w:r>
        <w:r w:rsidRPr="007A2D2B">
          <w:rPr>
            <w:lang w:val="en-US"/>
          </w:rPr>
          <w:instrText>cK</w:instrText>
        </w:r>
        <w:r w:rsidRPr="007A2D2B">
          <w:rPr>
            <w:rPrChange w:id="202" w:author="Роман Новиков" w:date="2025-05-24T09:34:00Z">
              <w:rPr>
                <w:lang w:val="en-US"/>
              </w:rPr>
            </w:rPrChange>
          </w:rPr>
          <w:instrText>1</w:instrText>
        </w:r>
        <w:r w:rsidRPr="007A2D2B">
          <w:rPr>
            <w:lang w:val="en-US"/>
          </w:rPr>
          <w:instrText>bYaC</w:instrText>
        </w:r>
      </w:ins>
      <w:ins w:id="203" w:author="Роман Новиков" w:date="2025-05-24T09:35:00Z">
        <w:r w:rsidRPr="007A2D2B">
          <w:rPr>
            <w:rPrChange w:id="204" w:author="Роман Новиков" w:date="2025-05-24T09:35:00Z">
              <w:rPr>
                <w:lang w:val="en-US"/>
              </w:rPr>
            </w:rPrChange>
          </w:rPr>
          <w:instrText xml:space="preserve">" </w:instrText>
        </w:r>
        <w:r>
          <w:rPr>
            <w:lang w:val="en-US"/>
          </w:rPr>
          <w:fldChar w:fldCharType="separate"/>
        </w:r>
      </w:ins>
      <w:ins w:id="205" w:author="Роман Новиков" w:date="2025-05-24T09:34:00Z">
        <w:r w:rsidRPr="000F5845">
          <w:rPr>
            <w:rStyle w:val="a7"/>
            <w:lang w:val="en-US"/>
          </w:rPr>
          <w:t>https</w:t>
        </w:r>
        <w:r w:rsidRPr="000F5845">
          <w:rPr>
            <w:rStyle w:val="a7"/>
            <w:rPrChange w:id="206" w:author="Роман Новиков" w:date="2025-05-24T09:34:00Z">
              <w:rPr>
                <w:lang w:val="en-US"/>
              </w:rPr>
            </w:rPrChange>
          </w:rPr>
          <w:t>://</w:t>
        </w:r>
        <w:proofErr w:type="spellStart"/>
        <w:r w:rsidRPr="000F5845">
          <w:rPr>
            <w:rStyle w:val="a7"/>
            <w:lang w:val="en-US"/>
          </w:rPr>
          <w:t>aliexpress</w:t>
        </w:r>
        <w:proofErr w:type="spellEnd"/>
        <w:r w:rsidRPr="000F5845">
          <w:rPr>
            <w:rStyle w:val="a7"/>
            <w:rPrChange w:id="207" w:author="Роман Новиков" w:date="2025-05-24T09:34:00Z">
              <w:rPr>
                <w:lang w:val="en-US"/>
              </w:rPr>
            </w:rPrChange>
          </w:rPr>
          <w:t>.</w:t>
        </w:r>
        <w:proofErr w:type="spellStart"/>
        <w:r w:rsidRPr="000F5845">
          <w:rPr>
            <w:rStyle w:val="a7"/>
            <w:lang w:val="en-US"/>
          </w:rPr>
          <w:t>ru</w:t>
        </w:r>
        <w:proofErr w:type="spellEnd"/>
        <w:r w:rsidRPr="000F5845">
          <w:rPr>
            <w:rStyle w:val="a7"/>
            <w:rPrChange w:id="208" w:author="Роман Новиков" w:date="2025-05-24T09:34:00Z">
              <w:rPr>
                <w:lang w:val="en-US"/>
              </w:rPr>
            </w:rPrChange>
          </w:rPr>
          <w:t>/</w:t>
        </w:r>
        <w:r w:rsidRPr="000F5845">
          <w:rPr>
            <w:rStyle w:val="a7"/>
            <w:lang w:val="en-US"/>
          </w:rPr>
          <w:t>item</w:t>
        </w:r>
        <w:r w:rsidRPr="000F5845">
          <w:rPr>
            <w:rStyle w:val="a7"/>
            <w:rPrChange w:id="209" w:author="Роман Новиков" w:date="2025-05-24T09:34:00Z">
              <w:rPr>
                <w:lang w:val="en-US"/>
              </w:rPr>
            </w:rPrChange>
          </w:rPr>
          <w:t>/32371956420.</w:t>
        </w:r>
        <w:r w:rsidRPr="000F5845">
          <w:rPr>
            <w:rStyle w:val="a7"/>
            <w:lang w:val="en-US"/>
          </w:rPr>
          <w:t>html</w:t>
        </w:r>
        <w:r w:rsidRPr="000F5845">
          <w:rPr>
            <w:rStyle w:val="a7"/>
            <w:rPrChange w:id="210" w:author="Роман Новиков" w:date="2025-05-24T09:34:00Z">
              <w:rPr>
                <w:lang w:val="en-US"/>
              </w:rPr>
            </w:rPrChange>
          </w:rPr>
          <w:t>?</w:t>
        </w:r>
        <w:proofErr w:type="spellStart"/>
        <w:r w:rsidRPr="000F5845">
          <w:rPr>
            <w:rStyle w:val="a7"/>
            <w:lang w:val="en-US"/>
          </w:rPr>
          <w:t>sku</w:t>
        </w:r>
        <w:proofErr w:type="spellEnd"/>
        <w:r w:rsidRPr="000F5845">
          <w:rPr>
            <w:rStyle w:val="a7"/>
            <w:rPrChange w:id="211" w:author="Роман Новиков" w:date="2025-05-24T09:34:00Z">
              <w:rPr>
                <w:lang w:val="en-US"/>
              </w:rPr>
            </w:rPrChange>
          </w:rPr>
          <w:t>_</w:t>
        </w:r>
        <w:r w:rsidRPr="000F5845">
          <w:rPr>
            <w:rStyle w:val="a7"/>
            <w:lang w:val="en-US"/>
          </w:rPr>
          <w:t>id</w:t>
        </w:r>
        <w:r w:rsidRPr="000F5845">
          <w:rPr>
            <w:rStyle w:val="a7"/>
            <w:rPrChange w:id="212" w:author="Роман Новиков" w:date="2025-05-24T09:34:00Z">
              <w:rPr>
                <w:lang w:val="en-US"/>
              </w:rPr>
            </w:rPrChange>
          </w:rPr>
          <w:t>=12000035236616579&amp;</w:t>
        </w:r>
        <w:proofErr w:type="spellStart"/>
        <w:r w:rsidRPr="000F5845">
          <w:rPr>
            <w:rStyle w:val="a7"/>
            <w:lang w:val="en-US"/>
          </w:rPr>
          <w:t>spm</w:t>
        </w:r>
        <w:proofErr w:type="spellEnd"/>
        <w:r w:rsidRPr="000F5845">
          <w:rPr>
            <w:rStyle w:val="a7"/>
            <w:rPrChange w:id="213" w:author="Роман Новиков" w:date="2025-05-24T09:34:00Z">
              <w:rPr>
                <w:lang w:val="en-US"/>
              </w:rPr>
            </w:rPrChange>
          </w:rPr>
          <w:t>=</w:t>
        </w:r>
        <w:r w:rsidRPr="000F5845">
          <w:rPr>
            <w:rStyle w:val="a7"/>
            <w:lang w:val="en-US"/>
          </w:rPr>
          <w:t>a</w:t>
        </w:r>
        <w:r w:rsidRPr="000F5845">
          <w:rPr>
            <w:rStyle w:val="a7"/>
            <w:rPrChange w:id="214" w:author="Роман Новиков" w:date="2025-05-24T09:34:00Z">
              <w:rPr>
                <w:lang w:val="en-US"/>
              </w:rPr>
            </w:rPrChange>
          </w:rPr>
          <w:t>2</w:t>
        </w:r>
        <w:r w:rsidRPr="000F5845">
          <w:rPr>
            <w:rStyle w:val="a7"/>
            <w:lang w:val="en-US"/>
          </w:rPr>
          <w:t>g</w:t>
        </w:r>
        <w:r w:rsidRPr="000F5845">
          <w:rPr>
            <w:rStyle w:val="a7"/>
            <w:rPrChange w:id="215" w:author="Роман Новиков" w:date="2025-05-24T09:34:00Z">
              <w:rPr>
                <w:lang w:val="en-US"/>
              </w:rPr>
            </w:rPrChange>
          </w:rPr>
          <w:t>2</w:t>
        </w:r>
        <w:r w:rsidRPr="000F5845">
          <w:rPr>
            <w:rStyle w:val="a7"/>
            <w:lang w:val="en-US"/>
          </w:rPr>
          <w:t>w</w:t>
        </w:r>
        <w:r w:rsidRPr="000F5845">
          <w:rPr>
            <w:rStyle w:val="a7"/>
            <w:rPrChange w:id="216" w:author="Роман Новиков" w:date="2025-05-24T09:34:00Z">
              <w:rPr>
                <w:lang w:val="en-US"/>
              </w:rPr>
            </w:rPrChange>
          </w:rPr>
          <w:t>.</w:t>
        </w:r>
        <w:proofErr w:type="spellStart"/>
        <w:r w:rsidRPr="000F5845">
          <w:rPr>
            <w:rStyle w:val="a7"/>
            <w:lang w:val="en-US"/>
          </w:rPr>
          <w:t>productlist</w:t>
        </w:r>
        <w:proofErr w:type="spellEnd"/>
        <w:r w:rsidRPr="000F5845">
          <w:rPr>
            <w:rStyle w:val="a7"/>
            <w:rPrChange w:id="217" w:author="Роман Новиков" w:date="2025-05-24T09:34:00Z">
              <w:rPr>
                <w:lang w:val="en-US"/>
              </w:rPr>
            </w:rPrChange>
          </w:rPr>
          <w:t>.</w:t>
        </w:r>
        <w:r w:rsidRPr="000F5845">
          <w:rPr>
            <w:rStyle w:val="a7"/>
            <w:lang w:val="en-US"/>
          </w:rPr>
          <w:t>search</w:t>
        </w:r>
        <w:r w:rsidRPr="000F5845">
          <w:rPr>
            <w:rStyle w:val="a7"/>
            <w:rPrChange w:id="218" w:author="Роман Новиков" w:date="2025-05-24T09:34:00Z">
              <w:rPr>
                <w:lang w:val="en-US"/>
              </w:rPr>
            </w:rPrChange>
          </w:rPr>
          <w:t>_</w:t>
        </w:r>
        <w:r w:rsidRPr="000F5845">
          <w:rPr>
            <w:rStyle w:val="a7"/>
            <w:lang w:val="en-US"/>
          </w:rPr>
          <w:t>results</w:t>
        </w:r>
        <w:r w:rsidRPr="000F5845">
          <w:rPr>
            <w:rStyle w:val="a7"/>
            <w:rPrChange w:id="219" w:author="Роман Новиков" w:date="2025-05-24T09:34:00Z">
              <w:rPr>
                <w:lang w:val="en-US"/>
              </w:rPr>
            </w:rPrChange>
          </w:rPr>
          <w:t>.0.7</w:t>
        </w:r>
        <w:r w:rsidRPr="000F5845">
          <w:rPr>
            <w:rStyle w:val="a7"/>
            <w:lang w:val="en-US"/>
          </w:rPr>
          <w:t>c</w:t>
        </w:r>
        <w:r w:rsidRPr="000F5845">
          <w:rPr>
            <w:rStyle w:val="a7"/>
            <w:rPrChange w:id="220" w:author="Роман Новиков" w:date="2025-05-24T09:34:00Z">
              <w:rPr>
                <w:lang w:val="en-US"/>
              </w:rPr>
            </w:rPrChange>
          </w:rPr>
          <w:t>71</w:t>
        </w:r>
        <w:r w:rsidRPr="000F5845">
          <w:rPr>
            <w:rStyle w:val="a7"/>
            <w:lang w:val="en-US"/>
          </w:rPr>
          <w:t>c</w:t>
        </w:r>
        <w:r w:rsidRPr="000F5845">
          <w:rPr>
            <w:rStyle w:val="a7"/>
            <w:rPrChange w:id="221" w:author="Роман Новиков" w:date="2025-05-24T09:34:00Z">
              <w:rPr>
                <w:lang w:val="en-US"/>
              </w:rPr>
            </w:rPrChange>
          </w:rPr>
          <w:t>19</w:t>
        </w:r>
        <w:proofErr w:type="spellStart"/>
        <w:r w:rsidRPr="000F5845">
          <w:rPr>
            <w:rStyle w:val="a7"/>
            <w:lang w:val="en-US"/>
          </w:rPr>
          <w:t>cK</w:t>
        </w:r>
        <w:proofErr w:type="spellEnd"/>
        <w:r w:rsidRPr="000F5845">
          <w:rPr>
            <w:rStyle w:val="a7"/>
            <w:rPrChange w:id="222" w:author="Роман Новиков" w:date="2025-05-24T09:34:00Z">
              <w:rPr>
                <w:lang w:val="en-US"/>
              </w:rPr>
            </w:rPrChange>
          </w:rPr>
          <w:t>1</w:t>
        </w:r>
        <w:proofErr w:type="spellStart"/>
        <w:r w:rsidRPr="000F5845">
          <w:rPr>
            <w:rStyle w:val="a7"/>
            <w:lang w:val="en-US"/>
          </w:rPr>
          <w:t>bYaC</w:t>
        </w:r>
      </w:ins>
      <w:proofErr w:type="spellEnd"/>
      <w:ins w:id="223" w:author="Роман Новиков" w:date="2025-05-24T09:35:00Z">
        <w:r>
          <w:rPr>
            <w:lang w:val="en-US"/>
          </w:rPr>
          <w:fldChar w:fldCharType="end"/>
        </w:r>
      </w:ins>
      <w:ins w:id="224" w:author="Роман Новиков" w:date="2025-05-24T09:34:00Z">
        <w:r w:rsidRPr="007A2D2B">
          <w:rPr>
            <w:rPrChange w:id="225" w:author="Роман Новиков" w:date="2025-05-24T09:34:00Z">
              <w:rPr>
                <w:lang w:val="en-US"/>
              </w:rPr>
            </w:rPrChange>
          </w:rPr>
          <w:t>)</w:t>
        </w:r>
      </w:ins>
      <w:ins w:id="226" w:author="Роман Новиков" w:date="2025-05-24T09:35:00Z">
        <w:r>
          <w:br/>
        </w:r>
      </w:ins>
      <w:ins w:id="227" w:author="Роман Новиков" w:date="2025-05-24T09:34:00Z">
        <w:r w:rsidRPr="007A2D2B">
          <w:rPr>
            <w:rPrChange w:id="228" w:author="Роман Новиков" w:date="2025-05-24T09:34:00Z">
              <w:rPr>
                <w:lang w:val="en-US"/>
              </w:rPr>
            </w:rPrChange>
          </w:rPr>
          <w:t xml:space="preserve"> </w:t>
        </w:r>
        <w:r w:rsidRPr="007A2D2B">
          <w:rPr>
            <w:noProof/>
            <w:lang w:val="en-US"/>
          </w:rPr>
          <w:drawing>
            <wp:inline distT="0" distB="0" distL="0" distR="0" wp14:anchorId="1ACE707D" wp14:editId="2453582E">
              <wp:extent cx="2016499" cy="1569695"/>
              <wp:effectExtent l="0" t="0" r="3175" b="0"/>
              <wp:docPr id="35" name="Рисунок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40007" cy="1587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E915CA" w14:textId="3F43334D" w:rsidR="00811247" w:rsidRDefault="006C57C0" w:rsidP="00B90336">
      <w:pPr>
        <w:pStyle w:val="a3"/>
        <w:numPr>
          <w:ilvl w:val="0"/>
          <w:numId w:val="6"/>
        </w:numPr>
        <w:jc w:val="both"/>
        <w:rPr>
          <w:ins w:id="229" w:author="Роман Новиков" w:date="2025-05-24T10:00:00Z"/>
        </w:rPr>
      </w:pPr>
      <w:ins w:id="230" w:author="Роман Новиков" w:date="2025-05-24T09:59:00Z">
        <w:r>
          <w:t>Фоторезистор</w:t>
        </w:r>
      </w:ins>
      <w:ins w:id="231" w:author="Роман Новиков" w:date="2025-05-24T09:11:00Z">
        <w:r w:rsidR="00822B72" w:rsidRPr="00822B72">
          <w:rPr>
            <w:rPrChange w:id="232" w:author="Роман Новиков" w:date="2025-05-24T09:12:00Z">
              <w:rPr>
                <w:lang w:val="en-US"/>
              </w:rPr>
            </w:rPrChange>
          </w:rPr>
          <w:t xml:space="preserve"> (необяз</w:t>
        </w:r>
      </w:ins>
      <w:ins w:id="233" w:author="Роман Новиков" w:date="2025-05-24T09:12:00Z">
        <w:r w:rsidR="00822B72">
          <w:t>ателен) – нужен для автоматической регулировки яркости при изменении внешнего освещения).</w:t>
        </w:r>
      </w:ins>
    </w:p>
    <w:p w14:paraId="1013F814" w14:textId="4629E9F1" w:rsidR="006C57C0" w:rsidRDefault="006C57C0">
      <w:pPr>
        <w:pStyle w:val="a3"/>
        <w:jc w:val="both"/>
        <w:rPr>
          <w:ins w:id="234" w:author="Роман Новиков" w:date="2025-05-24T10:00:00Z"/>
        </w:rPr>
        <w:pPrChange w:id="235" w:author="Роман Новиков" w:date="2025-05-24T10:00:00Z">
          <w:pPr>
            <w:pStyle w:val="a3"/>
            <w:numPr>
              <w:numId w:val="6"/>
            </w:numPr>
            <w:ind w:hanging="360"/>
            <w:jc w:val="both"/>
          </w:pPr>
        </w:pPrChange>
      </w:pPr>
      <w:ins w:id="236" w:author="Роман Новиков" w:date="2025-05-24T10:00:00Z">
        <w:r>
          <w:t>(</w:t>
        </w:r>
        <w:r>
          <w:fldChar w:fldCharType="begin"/>
        </w:r>
        <w:r>
          <w:instrText xml:space="preserve"> HYPERLINK "</w:instrText>
        </w:r>
        <w:r w:rsidRPr="006C57C0">
          <w:instrText>https://aliexpress.ru/item/1005007944797703.html?sku_id=12000042961408154&amp;spm=a2g2w.productlist.search_results.1.56b92e913V1ALD</w:instrText>
        </w:r>
        <w:r>
          <w:instrText xml:space="preserve">" </w:instrText>
        </w:r>
        <w:r>
          <w:fldChar w:fldCharType="separate"/>
        </w:r>
        <w:r w:rsidRPr="000F5845">
          <w:rPr>
            <w:rStyle w:val="a7"/>
          </w:rPr>
          <w:t>https://aliexpress.ru/item/1005007944797703.html?sku_id=12000042961408154&amp;spm=a2g2w.productlist.search_results.1.56b92e913V1ALD</w:t>
        </w:r>
        <w:r>
          <w:fldChar w:fldCharType="end"/>
        </w:r>
        <w:r>
          <w:t>)</w:t>
        </w:r>
      </w:ins>
    </w:p>
    <w:p w14:paraId="2254485F" w14:textId="0E561E4B" w:rsidR="006C57C0" w:rsidRPr="006C57C0" w:rsidRDefault="006C57C0">
      <w:pPr>
        <w:pStyle w:val="a3"/>
        <w:jc w:val="both"/>
        <w:rPr>
          <w:ins w:id="237" w:author="Роман Новиков" w:date="2025-05-24T09:12:00Z"/>
          <w:b/>
          <w:bCs/>
          <w:rPrChange w:id="238" w:author="Роман Новиков" w:date="2025-05-24T10:00:00Z">
            <w:rPr>
              <w:ins w:id="239" w:author="Роман Новиков" w:date="2025-05-24T09:12:00Z"/>
            </w:rPr>
          </w:rPrChange>
        </w:rPr>
        <w:pPrChange w:id="240" w:author="Роман Новиков" w:date="2025-05-24T10:00:00Z">
          <w:pPr>
            <w:pStyle w:val="a3"/>
            <w:numPr>
              <w:numId w:val="6"/>
            </w:numPr>
            <w:ind w:hanging="360"/>
            <w:jc w:val="both"/>
          </w:pPr>
        </w:pPrChange>
      </w:pPr>
      <w:ins w:id="241" w:author="Роман Новиков" w:date="2025-05-24T10:00:00Z">
        <w:r w:rsidRPr="006C57C0">
          <w:rPr>
            <w:b/>
            <w:bCs/>
            <w:noProof/>
          </w:rPr>
          <w:drawing>
            <wp:inline distT="0" distB="0" distL="0" distR="0" wp14:anchorId="18D4DD18" wp14:editId="3ECFA6EA">
              <wp:extent cx="2012669" cy="1775011"/>
              <wp:effectExtent l="0" t="0" r="6985" b="0"/>
              <wp:docPr id="36" name="Рисунок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31342" cy="17914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91D3B2" w14:textId="77777777" w:rsidR="008968E6" w:rsidRDefault="00822B72" w:rsidP="00E041E0">
      <w:pPr>
        <w:pStyle w:val="a3"/>
        <w:numPr>
          <w:ilvl w:val="0"/>
          <w:numId w:val="6"/>
        </w:numPr>
        <w:jc w:val="both"/>
        <w:rPr>
          <w:ins w:id="242" w:author="Роман Новиков" w:date="2025-05-24T10:02:00Z"/>
        </w:rPr>
      </w:pPr>
      <w:ins w:id="243" w:author="Роман Новиков" w:date="2025-05-24T09:12:00Z">
        <w:r>
          <w:t>В качестве панели отображения использу</w:t>
        </w:r>
      </w:ins>
      <w:ins w:id="244" w:author="Роман Новиков" w:date="2025-05-24T09:17:00Z">
        <w:r w:rsidR="00B25C22">
          <w:t>ю</w:t>
        </w:r>
      </w:ins>
      <w:ins w:id="245" w:author="Роман Новиков" w:date="2025-05-24T09:12:00Z">
        <w:r>
          <w:t>тся</w:t>
        </w:r>
      </w:ins>
      <w:ins w:id="246" w:author="Роман Новиков" w:date="2025-05-24T09:17:00Z">
        <w:r w:rsidR="00B25C22">
          <w:t xml:space="preserve"> </w:t>
        </w:r>
      </w:ins>
      <w:ins w:id="247" w:author="Роман Новиков" w:date="2025-05-24T09:19:00Z">
        <w:r w:rsidR="00B25C22">
          <w:t>четыре</w:t>
        </w:r>
      </w:ins>
      <w:ins w:id="248" w:author="Роман Новиков" w:date="2025-05-24T09:17:00Z">
        <w:r w:rsidR="00B25C22">
          <w:t xml:space="preserve"> </w:t>
        </w:r>
      </w:ins>
      <w:ins w:id="249" w:author="Роман Новиков" w:date="2025-05-24T09:19:00Z">
        <w:r w:rsidR="00B25C22" w:rsidRPr="00B25C22">
          <w:t>WS2812B PIXELS PANEL</w:t>
        </w:r>
        <w:r w:rsidR="00B25C22">
          <w:t xml:space="preserve"> размером </w:t>
        </w:r>
      </w:ins>
      <w:ins w:id="250" w:author="Роман Новиков" w:date="2025-05-24T09:24:00Z">
        <w:r w:rsidR="00B25C22" w:rsidRPr="00B25C22">
          <w:rPr>
            <w:rPrChange w:id="251" w:author="Роман Новиков" w:date="2025-05-24T09:24:00Z">
              <w:rPr>
                <w:lang w:val="en-US"/>
              </w:rPr>
            </w:rPrChange>
          </w:rPr>
          <w:t>8</w:t>
        </w:r>
      </w:ins>
      <w:ins w:id="252" w:author="Роман Новиков" w:date="2025-05-24T09:19:00Z">
        <w:r w:rsidR="00B25C22">
          <w:t xml:space="preserve"> х </w:t>
        </w:r>
      </w:ins>
      <w:ins w:id="253" w:author="Роман Новиков" w:date="2025-05-24T09:24:00Z">
        <w:r w:rsidR="00B25C22" w:rsidRPr="00B25C22">
          <w:rPr>
            <w:rPrChange w:id="254" w:author="Роман Новиков" w:date="2025-05-24T09:24:00Z">
              <w:rPr>
                <w:lang w:val="en-US"/>
              </w:rPr>
            </w:rPrChange>
          </w:rPr>
          <w:t>3</w:t>
        </w:r>
        <w:r w:rsidR="00B25C22" w:rsidRPr="00B25C22">
          <w:rPr>
            <w:rPrChange w:id="255" w:author="Роман Новиков" w:date="2025-05-24T09:26:00Z">
              <w:rPr>
                <w:lang w:val="en-US"/>
              </w:rPr>
            </w:rPrChange>
          </w:rPr>
          <w:t>2</w:t>
        </w:r>
      </w:ins>
      <w:ins w:id="256" w:author="Роман Новиков" w:date="2025-05-24T09:19:00Z">
        <w:r w:rsidR="00B25C22">
          <w:t xml:space="preserve"> пикселей</w:t>
        </w:r>
      </w:ins>
      <w:ins w:id="257" w:author="Роман Новиков" w:date="2025-05-24T10:00:00Z">
        <w:r w:rsidR="008968E6">
          <w:t xml:space="preserve">, соединенные </w:t>
        </w:r>
      </w:ins>
      <w:ins w:id="258" w:author="Роман Новиков" w:date="2025-05-24T10:01:00Z">
        <w:r w:rsidR="008968E6">
          <w:t>сверху вниз, подключенные к контроллеру в нижнем углу (подключение и расположение панелей можно менять в настройках проекта)</w:t>
        </w:r>
      </w:ins>
      <w:ins w:id="259" w:author="Роман Новиков" w:date="2025-05-24T09:19:00Z">
        <w:r w:rsidR="00B25C22">
          <w:t>.</w:t>
        </w:r>
      </w:ins>
    </w:p>
    <w:p w14:paraId="1CEF9F0D" w14:textId="77777777" w:rsidR="008968E6" w:rsidRDefault="00B25C22" w:rsidP="008968E6">
      <w:pPr>
        <w:pStyle w:val="a3"/>
        <w:jc w:val="both"/>
        <w:rPr>
          <w:ins w:id="260" w:author="Роман Новиков" w:date="2025-05-24T10:02:00Z"/>
        </w:rPr>
      </w:pPr>
      <w:ins w:id="261" w:author="Роман Новиков" w:date="2025-05-24T09:19:00Z">
        <w:r>
          <w:t>(</w:t>
        </w:r>
      </w:ins>
      <w:ins w:id="262" w:author="Роман Новиков" w:date="2025-05-24T09:20:00Z">
        <w:r>
          <w:fldChar w:fldCharType="begin"/>
        </w:r>
        <w:r>
          <w:instrText xml:space="preserve"> HYPERLINK "</w:instrText>
        </w:r>
      </w:ins>
      <w:ins w:id="263" w:author="Роман Новиков" w:date="2025-05-24T09:19:00Z">
        <w:r w:rsidRPr="00B25C22">
          <w:instrText>https://aliexpress.ru/item/4000544584524.html?spm=a2g2w.orderdetail.0.0.23ba4aa6R5I62Q&amp;sku_id=12000032067904150&amp;_ga=2.163242171.602763749.1748060249-1858461858.1585985510</w:instrText>
        </w:r>
      </w:ins>
      <w:ins w:id="264" w:author="Роман Новиков" w:date="2025-05-24T09:20:00Z">
        <w:r>
          <w:instrText xml:space="preserve">" </w:instrText>
        </w:r>
        <w:r>
          <w:fldChar w:fldCharType="separate"/>
        </w:r>
      </w:ins>
      <w:ins w:id="265" w:author="Роман Новиков" w:date="2025-05-24T09:19:00Z">
        <w:r w:rsidRPr="000F5845">
          <w:rPr>
            <w:rStyle w:val="a7"/>
          </w:rPr>
          <w:t>https://aliexpress.ru/item/4000544584524.html?spm=a2g2w.orderdetail.0.0.23ba4aa6R5I62Q&amp;sku_id=12000032067904150&amp;_ga=2.163242171.602763749.1748060249-1858461858.1585985510</w:t>
        </w:r>
      </w:ins>
      <w:ins w:id="266" w:author="Роман Новиков" w:date="2025-05-24T09:20:00Z">
        <w:r>
          <w:fldChar w:fldCharType="end"/>
        </w:r>
      </w:ins>
      <w:ins w:id="267" w:author="Роман Новиков" w:date="2025-05-24T09:19:00Z">
        <w:r>
          <w:t>)</w:t>
        </w:r>
      </w:ins>
      <w:ins w:id="268" w:author="Роман Новиков" w:date="2025-05-24T10:02:00Z">
        <w:r w:rsidR="008968E6" w:rsidRPr="008968E6">
          <w:t xml:space="preserve"> </w:t>
        </w:r>
      </w:ins>
    </w:p>
    <w:p w14:paraId="3D0FC60A" w14:textId="41816AEB" w:rsidR="00822B72" w:rsidRDefault="008968E6">
      <w:pPr>
        <w:pStyle w:val="a3"/>
        <w:jc w:val="both"/>
        <w:rPr>
          <w:ins w:id="269" w:author="Роман Новиков" w:date="2025-05-24T09:12:00Z"/>
        </w:rPr>
        <w:pPrChange w:id="270" w:author="Роман Новиков" w:date="2025-05-24T10:02:00Z">
          <w:pPr>
            <w:jc w:val="both"/>
          </w:pPr>
        </w:pPrChange>
      </w:pPr>
      <w:ins w:id="271" w:author="Роман Новиков" w:date="2025-05-24T10:02:00Z">
        <w:r w:rsidRPr="00B25C22">
          <w:rPr>
            <w:noProof/>
          </w:rPr>
          <w:drawing>
            <wp:inline distT="0" distB="0" distL="0" distR="0" wp14:anchorId="3C1F38F9" wp14:editId="14D97F4D">
              <wp:extent cx="3705742" cy="1514686"/>
              <wp:effectExtent l="0" t="0" r="9525" b="9525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05742" cy="151468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827D32" w14:textId="6D390DA9" w:rsidR="00822B72" w:rsidRPr="00774D2A" w:rsidRDefault="00774D2A" w:rsidP="00822B72">
      <w:pPr>
        <w:jc w:val="both"/>
        <w:rPr>
          <w:ins w:id="272" w:author="Роман Новиков" w:date="2025-05-24T10:04:00Z"/>
          <w:b/>
          <w:bCs/>
          <w:rPrChange w:id="273" w:author="Роман Новиков" w:date="2025-05-24T10:04:00Z">
            <w:rPr>
              <w:ins w:id="274" w:author="Роман Новиков" w:date="2025-05-24T10:04:00Z"/>
            </w:rPr>
          </w:rPrChange>
        </w:rPr>
      </w:pPr>
      <w:ins w:id="275" w:author="Роман Новиков" w:date="2025-05-24T10:04:00Z">
        <w:r w:rsidRPr="002C5590">
          <w:rPr>
            <w:b/>
            <w:bCs/>
            <w:sz w:val="28"/>
            <w:szCs w:val="28"/>
            <w:rPrChange w:id="276" w:author="Роман Новиков" w:date="2025-05-24T10:06:00Z">
              <w:rPr/>
            </w:rPrChange>
          </w:rPr>
          <w:t>Схема подключения</w:t>
        </w:r>
        <w:r w:rsidRPr="00774D2A">
          <w:rPr>
            <w:b/>
            <w:bCs/>
            <w:rPrChange w:id="277" w:author="Роман Новиков" w:date="2025-05-24T10:04:00Z">
              <w:rPr/>
            </w:rPrChange>
          </w:rPr>
          <w:t>:</w:t>
        </w:r>
      </w:ins>
    </w:p>
    <w:p w14:paraId="40CDFD03" w14:textId="7DAF3992" w:rsidR="00774D2A" w:rsidRDefault="00774D2A" w:rsidP="00822B72">
      <w:pPr>
        <w:jc w:val="both"/>
        <w:rPr>
          <w:ins w:id="278" w:author="Роман Новиков" w:date="2025-05-24T09:12:00Z"/>
        </w:rPr>
      </w:pPr>
      <w:ins w:id="279" w:author="Роман Новиков" w:date="2025-05-24T10:06:00Z">
        <w:r w:rsidRPr="00774D2A">
          <w:rPr>
            <w:noProof/>
          </w:rPr>
          <w:lastRenderedPageBreak/>
          <w:drawing>
            <wp:inline distT="0" distB="0" distL="0" distR="0" wp14:anchorId="4640A467" wp14:editId="1300EA0F">
              <wp:extent cx="5940425" cy="4949190"/>
              <wp:effectExtent l="0" t="0" r="3175" b="3810"/>
              <wp:docPr id="38" name="Рисунок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949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28ECEA" w14:textId="35F40AD6" w:rsidR="00822B72" w:rsidRDefault="00822B72" w:rsidP="00822B72">
      <w:pPr>
        <w:jc w:val="both"/>
        <w:rPr>
          <w:ins w:id="280" w:author="Роман Новиков" w:date="2025-05-24T10:05:00Z"/>
        </w:rPr>
      </w:pPr>
    </w:p>
    <w:p w14:paraId="1CF4DB36" w14:textId="77777777" w:rsidR="00774D2A" w:rsidRPr="00774D2A" w:rsidRDefault="00774D2A" w:rsidP="00822B72">
      <w:pPr>
        <w:jc w:val="both"/>
        <w:rPr>
          <w:ins w:id="281" w:author="Роман Новиков" w:date="2025-05-24T10:05:00Z"/>
          <w:b/>
          <w:bCs/>
          <w:lang w:val="en-US"/>
          <w:rPrChange w:id="282" w:author="Роман Новиков" w:date="2025-05-24T10:06:00Z">
            <w:rPr>
              <w:ins w:id="283" w:author="Роман Новиков" w:date="2025-05-24T10:05:00Z"/>
              <w:b/>
              <w:bCs/>
            </w:rPr>
          </w:rPrChange>
        </w:rPr>
      </w:pPr>
    </w:p>
    <w:p w14:paraId="6E5079CC" w14:textId="2ECD81AF" w:rsidR="00774D2A" w:rsidRPr="002C5590" w:rsidRDefault="00774D2A" w:rsidP="00822B72">
      <w:pPr>
        <w:jc w:val="both"/>
        <w:rPr>
          <w:ins w:id="284" w:author="Роман Новиков" w:date="2025-05-24T10:05:00Z"/>
          <w:b/>
          <w:bCs/>
          <w:sz w:val="28"/>
          <w:szCs w:val="28"/>
          <w:rPrChange w:id="285" w:author="Роман Новиков" w:date="2025-05-24T10:06:00Z">
            <w:rPr>
              <w:ins w:id="286" w:author="Роман Новиков" w:date="2025-05-24T10:05:00Z"/>
            </w:rPr>
          </w:rPrChange>
        </w:rPr>
      </w:pPr>
      <w:ins w:id="287" w:author="Роман Новиков" w:date="2025-05-24T10:05:00Z">
        <w:r w:rsidRPr="002C5590">
          <w:rPr>
            <w:b/>
            <w:bCs/>
            <w:sz w:val="28"/>
            <w:szCs w:val="28"/>
            <w:rPrChange w:id="288" w:author="Роман Новиков" w:date="2025-05-24T10:06:00Z">
              <w:rPr/>
            </w:rPrChange>
          </w:rPr>
          <w:t>Управление и настройка метеостанции:</w:t>
        </w:r>
      </w:ins>
    </w:p>
    <w:p w14:paraId="3145D2ED" w14:textId="6D4B310E" w:rsidR="00660B7C" w:rsidRPr="002C5590" w:rsidDel="00357A28" w:rsidRDefault="00660B7C">
      <w:pPr>
        <w:jc w:val="both"/>
        <w:rPr>
          <w:moveFrom w:id="289" w:author="Роман Новиков" w:date="2024-09-26T19:55:00Z"/>
          <w:b/>
          <w:bCs/>
          <w:highlight w:val="cyan"/>
          <w:rPrChange w:id="290" w:author="Роман Новиков" w:date="2025-05-24T10:06:00Z">
            <w:rPr>
              <w:moveFrom w:id="291" w:author="Роман Новиков" w:date="2024-09-26T19:55:00Z"/>
            </w:rPr>
          </w:rPrChange>
        </w:rPr>
        <w:pPrChange w:id="292" w:author="Роман Новиков" w:date="2024-09-26T20:06:00Z">
          <w:pPr/>
        </w:pPrChange>
      </w:pPr>
      <w:moveFromRangeStart w:id="293" w:author="Роман Новиков" w:date="2024-09-26T19:55:00Z" w:name="move178272963"/>
      <w:moveFrom w:id="294" w:author="Роман Новиков" w:date="2024-09-26T19:55:00Z">
        <w:r w:rsidRPr="002C5590" w:rsidDel="00357A28">
          <w:rPr>
            <w:b/>
            <w:bCs/>
            <w:highlight w:val="cyan"/>
            <w:rPrChange w:id="295" w:author="Роман Новиков" w:date="2025-05-24T10:06:00Z">
              <w:rPr/>
            </w:rPrChange>
          </w:rPr>
          <w:t xml:space="preserve">переключение шрифтов часов последовательно. </w:t>
        </w:r>
      </w:moveFrom>
    </w:p>
    <w:moveFromRangeEnd w:id="293"/>
    <w:p w14:paraId="5B35500D" w14:textId="3E7E8CCC" w:rsidR="006F5447" w:rsidRDefault="00660B7C">
      <w:pPr>
        <w:jc w:val="both"/>
        <w:rPr>
          <w:ins w:id="296" w:author="Роман Новиков" w:date="2025-05-23T21:51:00Z"/>
        </w:rPr>
      </w:pPr>
      <w:r w:rsidRPr="002C5590">
        <w:rPr>
          <w:b/>
          <w:bCs/>
          <w:highlight w:val="cyan"/>
          <w:rPrChange w:id="297" w:author="Роман Новиков" w:date="2025-05-24T10:06:00Z">
            <w:rPr/>
          </w:rPrChange>
        </w:rPr>
        <w:t xml:space="preserve">Двойное </w:t>
      </w:r>
      <w:r w:rsidRPr="002C5590">
        <w:rPr>
          <w:b/>
          <w:bCs/>
          <w:highlight w:val="cyan"/>
          <w:rPrChange w:id="298" w:author="Роман Новиков" w:date="2025-05-24T10:07:00Z">
            <w:rPr/>
          </w:rPrChange>
        </w:rPr>
        <w:t>нажатие</w:t>
      </w:r>
      <w:r w:rsidRPr="002C5590">
        <w:rPr>
          <w:highlight w:val="cyan"/>
          <w:rPrChange w:id="299" w:author="Роман Новиков" w:date="2025-05-24T10:07:00Z">
            <w:rPr/>
          </w:rPrChange>
        </w:rPr>
        <w:t xml:space="preserve"> </w:t>
      </w:r>
      <w:del w:id="300" w:author="Роман Новиков" w:date="2025-02-25T19:05:00Z">
        <w:r w:rsidRPr="002C5590" w:rsidDel="009E6D06">
          <w:rPr>
            <w:b/>
            <w:bCs/>
            <w:highlight w:val="cyan"/>
            <w:rPrChange w:id="301" w:author="Роман Новиков" w:date="2025-05-24T10:07:00Z">
              <w:rPr/>
            </w:rPrChange>
          </w:rPr>
          <w:delText>(:)</w:delText>
        </w:r>
      </w:del>
      <w:ins w:id="302" w:author="Роман Новиков" w:date="2025-05-23T21:43:00Z">
        <w:r w:rsidR="006F5447" w:rsidRPr="002C5590">
          <w:rPr>
            <w:highlight w:val="cyan"/>
            <w:rPrChange w:id="303" w:author="Роман Новиков" w:date="2025-05-24T10:07:00Z">
              <w:rPr/>
            </w:rPrChange>
          </w:rPr>
          <w:t>[кн.</w:t>
        </w:r>
        <w:r w:rsidR="006F5447" w:rsidRPr="002C5590">
          <w:rPr>
            <w:highlight w:val="cyan"/>
            <w:rPrChange w:id="304" w:author="Роман Новиков" w:date="2025-05-24T10:07:00Z">
              <w:rPr>
                <w:lang w:val="en-US"/>
              </w:rPr>
            </w:rPrChange>
          </w:rPr>
          <w:t>1</w:t>
        </w:r>
        <w:r w:rsidR="006F5447" w:rsidRPr="002C5590">
          <w:rPr>
            <w:highlight w:val="cyan"/>
            <w:rPrChange w:id="305" w:author="Роман Новиков" w:date="2025-05-24T10:07:00Z">
              <w:rPr/>
            </w:rPrChange>
          </w:rPr>
          <w:t>]</w:t>
        </w:r>
      </w:ins>
      <w:r>
        <w:t xml:space="preserve"> – </w:t>
      </w:r>
      <w:moveToRangeStart w:id="306" w:author="Роман Новиков" w:date="2024-09-26T19:55:00Z" w:name="move178272963"/>
      <w:moveTo w:id="307" w:author="Роман Новиков" w:date="2024-09-26T19:55:00Z">
        <w:r w:rsidR="00357A28">
          <w:t xml:space="preserve">переключение </w:t>
        </w:r>
        <w:del w:id="308" w:author="Роман Новиков" w:date="2025-05-23T21:43:00Z">
          <w:r w:rsidR="00357A28" w:rsidDel="006F5447">
            <w:delText>шрифтов часов последовательно</w:delText>
          </w:r>
        </w:del>
      </w:moveTo>
      <w:ins w:id="309" w:author="Роман Новиков" w:date="2025-05-23T21:43:00Z">
        <w:r w:rsidR="006F5447" w:rsidRPr="006F5447">
          <w:t xml:space="preserve"> в режим установки</w:t>
        </w:r>
        <w:r w:rsidR="006F5447">
          <w:t xml:space="preserve"> даты и времени</w:t>
        </w:r>
      </w:ins>
      <w:moveTo w:id="310" w:author="Роман Новиков" w:date="2024-09-26T19:55:00Z">
        <w:r w:rsidR="00357A28">
          <w:t>.</w:t>
        </w:r>
      </w:moveTo>
      <w:ins w:id="311" w:author="Роман Новиков" w:date="2025-05-23T21:44:00Z">
        <w:r w:rsidR="006F5447">
          <w:t xml:space="preserve"> Дальнейшее нажатие </w:t>
        </w:r>
        <w:r w:rsidR="006F5447" w:rsidRPr="006F5447">
          <w:t>[кн.</w:t>
        </w:r>
        <w:r w:rsidR="006F5447">
          <w:t>1</w:t>
        </w:r>
        <w:r w:rsidR="006F5447" w:rsidRPr="006F5447">
          <w:t>]</w:t>
        </w:r>
        <w:r w:rsidR="006F5447">
          <w:t xml:space="preserve"> </w:t>
        </w:r>
      </w:ins>
      <w:moveTo w:id="312" w:author="Роман Новиков" w:date="2024-09-26T19:55:00Z">
        <w:del w:id="313" w:author="Роман Новиков" w:date="2025-05-23T22:03:00Z">
          <w:r w:rsidR="00357A28" w:rsidDel="00A355AB">
            <w:delText xml:space="preserve"> </w:delText>
          </w:r>
        </w:del>
      </w:moveTo>
      <w:ins w:id="314" w:author="Роман Новиков" w:date="2025-05-23T21:44:00Z">
        <w:r w:rsidR="006F5447">
          <w:t xml:space="preserve">- последовательное переключение настройки Год – Месяц – Число – Часы – Минуты – Секунды – </w:t>
        </w:r>
      </w:ins>
      <w:ins w:id="315" w:author="Роман Новиков" w:date="2025-05-23T21:45:00Z">
        <w:r w:rsidR="006F5447">
          <w:t>К</w:t>
        </w:r>
      </w:ins>
      <w:ins w:id="316" w:author="Роман Новиков" w:date="2025-05-23T21:44:00Z">
        <w:r w:rsidR="006F5447">
          <w:t xml:space="preserve">орректировка </w:t>
        </w:r>
      </w:ins>
      <w:ins w:id="317" w:author="Роман Новиков" w:date="2025-05-23T21:51:00Z">
        <w:r w:rsidR="006F5447">
          <w:t xml:space="preserve">скорости </w:t>
        </w:r>
      </w:ins>
      <w:ins w:id="318" w:author="Роман Новиков" w:date="2025-05-23T21:44:00Z">
        <w:r w:rsidR="006F5447">
          <w:t>хода</w:t>
        </w:r>
      </w:ins>
      <w:ins w:id="319" w:author="Роман Новиков" w:date="2025-05-23T21:51:00Z">
        <w:r w:rsidR="006F5447">
          <w:t xml:space="preserve"> часов</w:t>
        </w:r>
      </w:ins>
      <w:ins w:id="320" w:author="Роман Новиков" w:date="2025-05-23T21:53:00Z">
        <w:r w:rsidR="006F5447">
          <w:t>*</w:t>
        </w:r>
      </w:ins>
      <w:ins w:id="321" w:author="Роман Новиков" w:date="2025-05-23T21:44:00Z">
        <w:r w:rsidR="006F5447">
          <w:t>.</w:t>
        </w:r>
      </w:ins>
    </w:p>
    <w:p w14:paraId="47989645" w14:textId="39D05DBF" w:rsidR="00811247" w:rsidRDefault="00811247" w:rsidP="00811247">
      <w:pPr>
        <w:jc w:val="both"/>
        <w:rPr>
          <w:ins w:id="322" w:author="Роман Новиков" w:date="2025-05-23T21:57:00Z"/>
        </w:rPr>
      </w:pPr>
      <w:ins w:id="323" w:author="Роман Новиков" w:date="2025-05-23T21:57:00Z">
        <w:r>
          <w:rPr>
            <w:noProof/>
          </w:rPr>
          <w:lastRenderedPageBreak/>
          <w:drawing>
            <wp:inline distT="0" distB="0" distL="0" distR="0" wp14:anchorId="559CBAFC" wp14:editId="78BE4855">
              <wp:extent cx="1800000" cy="1800000"/>
              <wp:effectExtent l="0" t="0" r="0" b="0"/>
              <wp:docPr id="28" name="Рисунок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/>
                      <pic:cNvPicPr>
                        <a:picLocks noChangeAspect="1" noChangeArrowheads="1"/>
                      </pic:cNvPicPr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 xml:space="preserve"> </w:t>
        </w:r>
        <w:r>
          <w:rPr>
            <w:noProof/>
          </w:rPr>
          <w:drawing>
            <wp:inline distT="0" distB="0" distL="0" distR="0" wp14:anchorId="2F533560" wp14:editId="2633728D">
              <wp:extent cx="1800000" cy="1800000"/>
              <wp:effectExtent l="0" t="0" r="0" b="0"/>
              <wp:docPr id="29" name="Рисунок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/>
                      <pic:cNvPicPr>
                        <a:picLocks noChangeAspect="1" noChangeArrowheads="1"/>
                      </pic:cNvPicPr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 xml:space="preserve"> </w:t>
        </w:r>
        <w:r>
          <w:rPr>
            <w:noProof/>
          </w:rPr>
          <w:drawing>
            <wp:inline distT="0" distB="0" distL="0" distR="0" wp14:anchorId="1EBE5A6D" wp14:editId="079FBADA">
              <wp:extent cx="1800000" cy="1800000"/>
              <wp:effectExtent l="0" t="0" r="0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15CFF9F7" wp14:editId="66B5381E">
              <wp:extent cx="1800000" cy="1800000"/>
              <wp:effectExtent l="0" t="0" r="0" b="0"/>
              <wp:docPr id="31" name="Рисунок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t xml:space="preserve">        </w:t>
        </w:r>
        <w:r>
          <w:rPr>
            <w:noProof/>
          </w:rPr>
          <w:drawing>
            <wp:inline distT="0" distB="0" distL="0" distR="0" wp14:anchorId="7145038C" wp14:editId="7FA61774">
              <wp:extent cx="1800000" cy="1800000"/>
              <wp:effectExtent l="0" t="0" r="0" b="0"/>
              <wp:docPr id="32" name="Рисунок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C08634A" w14:textId="77777777" w:rsidR="00811247" w:rsidRDefault="00811247">
      <w:pPr>
        <w:jc w:val="both"/>
        <w:rPr>
          <w:ins w:id="324" w:author="Роман Новиков" w:date="2025-05-23T21:57:00Z"/>
        </w:rPr>
      </w:pPr>
    </w:p>
    <w:p w14:paraId="196503F2" w14:textId="43C9B3ED" w:rsidR="006F5447" w:rsidRDefault="006F5447">
      <w:pPr>
        <w:jc w:val="both"/>
        <w:rPr>
          <w:ins w:id="325" w:author="Роман Новиков" w:date="2025-05-23T21:45:00Z"/>
        </w:rPr>
      </w:pPr>
      <w:ins w:id="326" w:author="Роман Новиков" w:date="2025-05-23T21:51:00Z">
        <w:r>
          <w:t xml:space="preserve">Выйти из режима настройки - удержание </w:t>
        </w:r>
        <w:r w:rsidRPr="006217AF">
          <w:t>[</w:t>
        </w:r>
        <w:r>
          <w:t>кн.</w:t>
        </w:r>
        <w:r w:rsidRPr="006217AF">
          <w:t>1]</w:t>
        </w:r>
        <w:r>
          <w:t xml:space="preserve"> или переключение последовательно всех настраиваемых элементов</w:t>
        </w:r>
      </w:ins>
    </w:p>
    <w:p w14:paraId="44EAB03F" w14:textId="77777777" w:rsidR="006F5447" w:rsidRDefault="006F5447">
      <w:pPr>
        <w:jc w:val="both"/>
        <w:rPr>
          <w:ins w:id="327" w:author="Роман Новиков" w:date="2025-05-23T21:47:00Z"/>
        </w:rPr>
      </w:pPr>
      <w:ins w:id="328" w:author="Роман Новиков" w:date="2025-05-23T21:44:00Z">
        <w:r>
          <w:t xml:space="preserve"> </w:t>
        </w:r>
      </w:ins>
      <w:ins w:id="329" w:author="Роман Новиков" w:date="2025-05-23T21:45:00Z">
        <w:r>
          <w:t>Установка даты/времени производится путем</w:t>
        </w:r>
      </w:ins>
      <w:ins w:id="330" w:author="Роман Новиков" w:date="2025-05-23T21:47:00Z">
        <w:r>
          <w:t>:</w:t>
        </w:r>
      </w:ins>
      <w:ins w:id="331" w:author="Роман Новиков" w:date="2025-05-23T21:45:00Z">
        <w:r>
          <w:t xml:space="preserve"> </w:t>
        </w:r>
      </w:ins>
    </w:p>
    <w:p w14:paraId="740CA53C" w14:textId="6AA1BC7D" w:rsidR="006F5447" w:rsidRDefault="006F5447">
      <w:pPr>
        <w:jc w:val="both"/>
        <w:rPr>
          <w:ins w:id="332" w:author="Роман Новиков" w:date="2025-05-23T21:48:00Z"/>
        </w:rPr>
      </w:pPr>
      <w:ins w:id="333" w:author="Роман Новиков" w:date="2025-05-23T21:45:00Z">
        <w:r w:rsidRPr="002C5590">
          <w:rPr>
            <w:b/>
            <w:bCs/>
            <w:highlight w:val="yellow"/>
            <w:rPrChange w:id="334" w:author="Роман Новиков" w:date="2025-05-24T10:07:00Z">
              <w:rPr/>
            </w:rPrChange>
          </w:rPr>
          <w:t>одинарн</w:t>
        </w:r>
      </w:ins>
      <w:ins w:id="335" w:author="Роман Новиков" w:date="2025-05-23T21:46:00Z">
        <w:r w:rsidRPr="002C5590">
          <w:rPr>
            <w:b/>
            <w:bCs/>
            <w:highlight w:val="yellow"/>
            <w:rPrChange w:id="336" w:author="Роман Новиков" w:date="2025-05-24T10:07:00Z">
              <w:rPr/>
            </w:rPrChange>
          </w:rPr>
          <w:t xml:space="preserve">ого </w:t>
        </w:r>
      </w:ins>
      <w:ins w:id="337" w:author="Роман Новиков" w:date="2025-05-23T21:45:00Z">
        <w:r w:rsidRPr="002C5590">
          <w:rPr>
            <w:b/>
            <w:bCs/>
            <w:highlight w:val="yellow"/>
            <w:rPrChange w:id="338" w:author="Роман Новиков" w:date="2025-05-24T10:07:00Z">
              <w:rPr/>
            </w:rPrChange>
          </w:rPr>
          <w:t>нажатия</w:t>
        </w:r>
        <w:r w:rsidRPr="002C5590">
          <w:rPr>
            <w:highlight w:val="yellow"/>
            <w:rPrChange w:id="339" w:author="Роман Новиков" w:date="2025-05-24T10:07:00Z">
              <w:rPr/>
            </w:rPrChange>
          </w:rPr>
          <w:t xml:space="preserve"> [кн.2]</w:t>
        </w:r>
      </w:ins>
      <w:ins w:id="340" w:author="Роман Новиков" w:date="2025-05-23T21:46:00Z">
        <w:r>
          <w:t xml:space="preserve"> </w:t>
        </w:r>
      </w:ins>
      <w:ins w:id="341" w:author="Роман Новиков" w:date="2025-05-23T21:49:00Z">
        <w:r>
          <w:t xml:space="preserve">- </w:t>
        </w:r>
      </w:ins>
      <w:ins w:id="342" w:author="Роман Новиков" w:date="2025-05-23T22:04:00Z">
        <w:r w:rsidR="003D34F7">
          <w:t xml:space="preserve">увеличение </w:t>
        </w:r>
      </w:ins>
      <w:ins w:id="343" w:author="Роман Новиков" w:date="2025-05-23T21:46:00Z">
        <w:r>
          <w:t>на единицу настраиваемое значение</w:t>
        </w:r>
      </w:ins>
      <w:ins w:id="344" w:author="Роман Новиков" w:date="2025-05-23T21:49:00Z">
        <w:r>
          <w:t>;</w:t>
        </w:r>
      </w:ins>
      <w:ins w:id="345" w:author="Роман Новиков" w:date="2025-05-23T21:46:00Z">
        <w:r>
          <w:t xml:space="preserve"> </w:t>
        </w:r>
      </w:ins>
    </w:p>
    <w:p w14:paraId="44E42017" w14:textId="1476B0CD" w:rsidR="006F5447" w:rsidRDefault="006F5447">
      <w:pPr>
        <w:jc w:val="both"/>
        <w:rPr>
          <w:ins w:id="346" w:author="Роман Новиков" w:date="2025-05-23T21:48:00Z"/>
        </w:rPr>
      </w:pPr>
      <w:ins w:id="347" w:author="Роман Новиков" w:date="2025-05-23T21:48:00Z">
        <w:r w:rsidRPr="002C5590">
          <w:rPr>
            <w:b/>
            <w:bCs/>
            <w:highlight w:val="yellow"/>
            <w:rPrChange w:id="348" w:author="Роман Новиков" w:date="2025-05-24T10:07:00Z">
              <w:rPr>
                <w:b/>
                <w:bCs/>
                <w:highlight w:val="green"/>
              </w:rPr>
            </w:rPrChange>
          </w:rPr>
          <w:t xml:space="preserve">удержания </w:t>
        </w:r>
      </w:ins>
      <w:ins w:id="349" w:author="Роман Новиков" w:date="2025-05-23T21:46:00Z">
        <w:r w:rsidRPr="002C5590">
          <w:rPr>
            <w:highlight w:val="yellow"/>
            <w:rPrChange w:id="350" w:author="Роман Новиков" w:date="2025-05-24T10:07:00Z">
              <w:rPr/>
            </w:rPrChange>
          </w:rPr>
          <w:t>[кн.2]</w:t>
        </w:r>
        <w:r>
          <w:t xml:space="preserve"> </w:t>
        </w:r>
      </w:ins>
      <w:ins w:id="351" w:author="Роман Новиков" w:date="2025-05-23T21:50:00Z">
        <w:r>
          <w:t xml:space="preserve">- </w:t>
        </w:r>
      </w:ins>
      <w:ins w:id="352" w:author="Роман Новиков" w:date="2025-05-23T21:46:00Z">
        <w:r>
          <w:t xml:space="preserve">постоянное </w:t>
        </w:r>
      </w:ins>
      <w:ins w:id="353" w:author="Роман Новиков" w:date="2025-05-23T22:04:00Z">
        <w:r w:rsidR="003D34F7">
          <w:t xml:space="preserve">увеличение </w:t>
        </w:r>
      </w:ins>
      <w:ins w:id="354" w:author="Роман Новиков" w:date="2025-05-23T21:46:00Z">
        <w:r>
          <w:t>настраиваемого значения</w:t>
        </w:r>
      </w:ins>
      <w:ins w:id="355" w:author="Роман Новиков" w:date="2025-05-23T21:49:00Z">
        <w:r>
          <w:t xml:space="preserve"> пока нажата кнопка;</w:t>
        </w:r>
      </w:ins>
      <w:ins w:id="356" w:author="Роман Новиков" w:date="2025-05-23T21:46:00Z">
        <w:r>
          <w:t xml:space="preserve"> </w:t>
        </w:r>
      </w:ins>
    </w:p>
    <w:p w14:paraId="78A5D0DB" w14:textId="2F486725" w:rsidR="00357A28" w:rsidRDefault="006F5447">
      <w:pPr>
        <w:jc w:val="both"/>
        <w:rPr>
          <w:ins w:id="357" w:author="Роман Новиков" w:date="2025-05-23T21:48:00Z"/>
        </w:rPr>
      </w:pPr>
      <w:ins w:id="358" w:author="Роман Новиков" w:date="2025-05-23T21:48:00Z">
        <w:r w:rsidRPr="002C5590">
          <w:rPr>
            <w:b/>
            <w:bCs/>
            <w:highlight w:val="yellow"/>
            <w:rPrChange w:id="359" w:author="Роман Новиков" w:date="2025-05-24T10:07:00Z">
              <w:rPr>
                <w:b/>
                <w:bCs/>
                <w:highlight w:val="green"/>
              </w:rPr>
            </w:rPrChange>
          </w:rPr>
          <w:t xml:space="preserve">Двойного нажатия </w:t>
        </w:r>
      </w:ins>
      <w:ins w:id="360" w:author="Роман Новиков" w:date="2025-05-23T21:47:00Z">
        <w:r w:rsidRPr="002C5590">
          <w:rPr>
            <w:highlight w:val="yellow"/>
            <w:rPrChange w:id="361" w:author="Роман Новиков" w:date="2025-05-24T10:07:00Z">
              <w:rPr/>
            </w:rPrChange>
          </w:rPr>
          <w:t>[кн.2]</w:t>
        </w:r>
        <w:r>
          <w:t xml:space="preserve"> </w:t>
        </w:r>
      </w:ins>
      <w:ins w:id="362" w:author="Роман Новиков" w:date="2025-05-23T22:04:00Z">
        <w:r w:rsidR="003D34F7">
          <w:t>–</w:t>
        </w:r>
      </w:ins>
      <w:ins w:id="363" w:author="Роман Новиков" w:date="2025-05-23T21:50:00Z">
        <w:r>
          <w:t xml:space="preserve"> </w:t>
        </w:r>
      </w:ins>
      <w:ins w:id="364" w:author="Роман Новиков" w:date="2025-05-23T22:04:00Z">
        <w:r w:rsidR="003D34F7">
          <w:t>уменьшение на</w:t>
        </w:r>
      </w:ins>
      <w:ins w:id="365" w:author="Роман Новиков" w:date="2025-05-23T21:47:00Z">
        <w:r>
          <w:t xml:space="preserve"> единицу настраиваемого значения</w:t>
        </w:r>
      </w:ins>
      <w:ins w:id="366" w:author="Роман Новиков" w:date="2025-05-23T21:50:00Z">
        <w:r>
          <w:t>;</w:t>
        </w:r>
      </w:ins>
      <w:ins w:id="367" w:author="Роман Новиков" w:date="2025-05-23T21:47:00Z">
        <w:r>
          <w:t xml:space="preserve"> </w:t>
        </w:r>
      </w:ins>
    </w:p>
    <w:p w14:paraId="3FC297CA" w14:textId="6CE129FE" w:rsidR="006F5447" w:rsidDel="006F5447" w:rsidRDefault="006F5447">
      <w:pPr>
        <w:jc w:val="both"/>
        <w:rPr>
          <w:del w:id="368" w:author="Роман Новиков" w:date="2025-05-23T21:48:00Z"/>
          <w:moveTo w:id="369" w:author="Роман Новиков" w:date="2024-09-26T19:55:00Z"/>
        </w:rPr>
        <w:pPrChange w:id="370" w:author="Роман Новиков" w:date="2024-09-26T20:06:00Z">
          <w:pPr/>
        </w:pPrChange>
      </w:pPr>
    </w:p>
    <w:moveToRangeEnd w:id="306"/>
    <w:p w14:paraId="08DD7E73" w14:textId="3AA5A455" w:rsidR="006F5447" w:rsidRDefault="008E5C0A">
      <w:pPr>
        <w:jc w:val="both"/>
        <w:rPr>
          <w:ins w:id="371" w:author="Роман Новиков" w:date="2025-05-23T21:52:00Z"/>
        </w:rPr>
      </w:pPr>
      <w:ins w:id="372" w:author="Роман Новиков" w:date="2024-09-26T20:02:00Z">
        <w:r w:rsidRPr="002C5590">
          <w:rPr>
            <w:b/>
            <w:bCs/>
            <w:highlight w:val="yellow"/>
            <w:rPrChange w:id="373" w:author="Роман Новиков" w:date="2025-05-24T10:07:00Z">
              <w:rPr/>
            </w:rPrChange>
          </w:rPr>
          <w:t>Двойно</w:t>
        </w:r>
      </w:ins>
      <w:ins w:id="374" w:author="Роман Новиков" w:date="2025-05-23T21:48:00Z">
        <w:r w:rsidR="006F5447" w:rsidRPr="002C5590">
          <w:rPr>
            <w:b/>
            <w:bCs/>
            <w:highlight w:val="yellow"/>
            <w:rPrChange w:id="375" w:author="Роман Новиков" w:date="2025-05-24T10:07:00Z">
              <w:rPr>
                <w:b/>
                <w:bCs/>
                <w:highlight w:val="green"/>
              </w:rPr>
            </w:rPrChange>
          </w:rPr>
          <w:t>го</w:t>
        </w:r>
      </w:ins>
      <w:ins w:id="376" w:author="Роман Новиков" w:date="2024-09-26T20:02:00Z">
        <w:r w:rsidRPr="002C5590">
          <w:rPr>
            <w:b/>
            <w:bCs/>
            <w:highlight w:val="yellow"/>
            <w:rPrChange w:id="377" w:author="Роман Новиков" w:date="2025-05-24T10:07:00Z">
              <w:rPr/>
            </w:rPrChange>
          </w:rPr>
          <w:t xml:space="preserve"> нажати</w:t>
        </w:r>
      </w:ins>
      <w:ins w:id="378" w:author="Роман Новиков" w:date="2025-05-23T21:48:00Z">
        <w:r w:rsidR="006F5447" w:rsidRPr="002C5590">
          <w:rPr>
            <w:b/>
            <w:bCs/>
            <w:highlight w:val="yellow"/>
            <w:rPrChange w:id="379" w:author="Роман Новиков" w:date="2025-05-24T10:07:00Z">
              <w:rPr>
                <w:b/>
                <w:bCs/>
                <w:highlight w:val="green"/>
              </w:rPr>
            </w:rPrChange>
          </w:rPr>
          <w:t>я</w:t>
        </w:r>
      </w:ins>
      <w:ins w:id="380" w:author="Роман Новиков" w:date="2024-09-26T20:02:00Z">
        <w:r w:rsidRPr="002C5590">
          <w:rPr>
            <w:b/>
            <w:bCs/>
            <w:highlight w:val="yellow"/>
            <w:rPrChange w:id="381" w:author="Роман Новиков" w:date="2025-05-24T10:07:00Z">
              <w:rPr/>
            </w:rPrChange>
          </w:rPr>
          <w:t xml:space="preserve"> и удержани</w:t>
        </w:r>
      </w:ins>
      <w:ins w:id="382" w:author="Роман Новиков" w:date="2025-05-23T21:48:00Z">
        <w:r w:rsidR="006F5447" w:rsidRPr="002C5590">
          <w:rPr>
            <w:b/>
            <w:bCs/>
            <w:highlight w:val="yellow"/>
            <w:rPrChange w:id="383" w:author="Роман Новиков" w:date="2025-05-24T10:07:00Z">
              <w:rPr>
                <w:b/>
                <w:bCs/>
                <w:highlight w:val="green"/>
              </w:rPr>
            </w:rPrChange>
          </w:rPr>
          <w:t>я</w:t>
        </w:r>
      </w:ins>
      <w:ins w:id="384" w:author="Роман Новиков" w:date="2024-09-26T20:02:00Z">
        <w:r w:rsidRPr="002C5590">
          <w:rPr>
            <w:b/>
            <w:bCs/>
            <w:highlight w:val="yellow"/>
            <w:rPrChange w:id="385" w:author="Роман Новиков" w:date="2025-05-24T10:07:00Z">
              <w:rPr/>
            </w:rPrChange>
          </w:rPr>
          <w:t xml:space="preserve"> на втором нажатии </w:t>
        </w:r>
      </w:ins>
      <w:ins w:id="386" w:author="Роман Новиков" w:date="2025-05-23T21:48:00Z">
        <w:r w:rsidR="006F5447" w:rsidRPr="002C5590">
          <w:rPr>
            <w:b/>
            <w:bCs/>
            <w:highlight w:val="yellow"/>
            <w:rPrChange w:id="387" w:author="Роман Новиков" w:date="2025-05-24T10:07:00Z">
              <w:rPr>
                <w:b/>
                <w:bCs/>
              </w:rPr>
            </w:rPrChange>
          </w:rPr>
          <w:t>[кн.2]</w:t>
        </w:r>
      </w:ins>
      <w:ins w:id="388" w:author="Роман Новиков" w:date="2024-09-26T20:02:00Z">
        <w:r>
          <w:t xml:space="preserve"> </w:t>
        </w:r>
      </w:ins>
      <w:ins w:id="389" w:author="Роман Новиков" w:date="2025-05-23T21:49:00Z">
        <w:r w:rsidR="006F5447">
          <w:t>–</w:t>
        </w:r>
      </w:ins>
      <w:ins w:id="390" w:author="Роман Новиков" w:date="2024-09-26T20:02:00Z">
        <w:r w:rsidRPr="008E5C0A">
          <w:rPr>
            <w:rPrChange w:id="391" w:author="Роман Новиков" w:date="2024-09-26T20:02:00Z">
              <w:rPr>
                <w:lang w:val="en-US"/>
              </w:rPr>
            </w:rPrChange>
          </w:rPr>
          <w:t xml:space="preserve"> </w:t>
        </w:r>
      </w:ins>
      <w:del w:id="392" w:author="Роман Новиков" w:date="2025-05-23T21:49:00Z">
        <w:r w:rsidR="00660B7C" w:rsidDel="006F5447">
          <w:delText xml:space="preserve">переключение шрифтов часов </w:delText>
        </w:r>
      </w:del>
      <w:del w:id="393" w:author="Роман Новиков" w:date="2024-09-26T20:02:00Z">
        <w:r w:rsidR="00660B7C" w:rsidDel="008E5C0A">
          <w:delText xml:space="preserve">в обратной </w:delText>
        </w:r>
      </w:del>
      <w:del w:id="394" w:author="Роман Новиков" w:date="2025-05-23T21:49:00Z">
        <w:r w:rsidR="00660B7C" w:rsidDel="006F5447">
          <w:delText>последовательно</w:delText>
        </w:r>
      </w:del>
      <w:del w:id="395" w:author="Роман Новиков" w:date="2024-09-26T20:02:00Z">
        <w:r w:rsidR="00660B7C" w:rsidDel="008E5C0A">
          <w:delText>сти</w:delText>
        </w:r>
      </w:del>
      <w:del w:id="396" w:author="Роман Новиков" w:date="2025-05-23T21:49:00Z">
        <w:r w:rsidR="00660B7C" w:rsidDel="006F5447">
          <w:delText>.</w:delText>
        </w:r>
      </w:del>
      <w:ins w:id="397" w:author="Роман Новиков" w:date="2025-05-23T21:49:00Z">
        <w:r w:rsidR="006F5447">
          <w:t xml:space="preserve">постоянное </w:t>
        </w:r>
      </w:ins>
      <w:ins w:id="398" w:author="Роман Новиков" w:date="2025-05-23T22:04:00Z">
        <w:r w:rsidR="003D34F7">
          <w:t>уменьшение</w:t>
        </w:r>
      </w:ins>
      <w:ins w:id="399" w:author="Роман Новиков" w:date="2025-05-23T21:49:00Z">
        <w:r w:rsidR="006F5447">
          <w:t xml:space="preserve"> настраиваемого значения пока нажата кнопка</w:t>
        </w:r>
      </w:ins>
    </w:p>
    <w:p w14:paraId="23102A87" w14:textId="4A4199C2" w:rsidR="006F5447" w:rsidRDefault="006F5447">
      <w:pPr>
        <w:jc w:val="both"/>
        <w:rPr>
          <w:ins w:id="400" w:author="Роман Новиков" w:date="2025-05-23T21:52:00Z"/>
        </w:rPr>
        <w:pPrChange w:id="401" w:author="Роман Новиков" w:date="2025-05-23T21:52:00Z">
          <w:pPr>
            <w:pStyle w:val="a3"/>
            <w:numPr>
              <w:numId w:val="1"/>
            </w:numPr>
            <w:ind w:hanging="360"/>
            <w:jc w:val="both"/>
          </w:pPr>
        </w:pPrChange>
      </w:pPr>
      <w:ins w:id="402" w:author="Роман Новиков" w:date="2025-05-23T21:52:00Z">
        <w:r>
          <w:t>*настройка скорости хода часов (сек/</w:t>
        </w:r>
        <w:proofErr w:type="spellStart"/>
        <w:r>
          <w:t>сут</w:t>
        </w:r>
        <w:proofErr w:type="spellEnd"/>
        <w:r>
          <w:t>) (</w:t>
        </w:r>
      </w:ins>
      <w:ins w:id="403" w:author="Роман Новиков" w:date="2025-05-23T21:53:00Z">
        <w:r>
          <w:t xml:space="preserve">фактическая </w:t>
        </w:r>
      </w:ins>
      <w:ins w:id="404" w:author="Роман Новиков" w:date="2025-05-23T21:52:00Z">
        <w:r>
          <w:t>корректировка производится на целые секунды, т.е. если корректировка установлена как 0,2, то 1 раз в 5 суток добавляется 1 секунда);</w:t>
        </w:r>
      </w:ins>
    </w:p>
    <w:p w14:paraId="5EB9AA69" w14:textId="1E2D289E" w:rsidR="00660B7C" w:rsidDel="006F5447" w:rsidRDefault="00660B7C">
      <w:pPr>
        <w:jc w:val="both"/>
        <w:rPr>
          <w:del w:id="405" w:author="Роман Новиков" w:date="2025-05-23T21:52:00Z"/>
        </w:rPr>
        <w:pPrChange w:id="406" w:author="Роман Новиков" w:date="2024-09-26T20:06:00Z">
          <w:pPr/>
        </w:pPrChange>
      </w:pPr>
      <w:del w:id="407" w:author="Роман Новиков" w:date="2025-05-23T21:52:00Z">
        <w:r w:rsidDel="006F5447">
          <w:delText xml:space="preserve"> </w:delText>
        </w:r>
      </w:del>
    </w:p>
    <w:p w14:paraId="13CB6699" w14:textId="772B5FEA" w:rsidR="00E8681B" w:rsidRPr="002C5590" w:rsidDel="006F5447" w:rsidRDefault="00660B7C">
      <w:pPr>
        <w:jc w:val="both"/>
        <w:rPr>
          <w:del w:id="408" w:author="Роман Новиков" w:date="2025-05-23T21:52:00Z"/>
          <w:highlight w:val="yellow"/>
          <w:rPrChange w:id="409" w:author="Роман Новиков" w:date="2025-05-24T10:07:00Z">
            <w:rPr>
              <w:del w:id="410" w:author="Роман Новиков" w:date="2025-05-23T21:52:00Z"/>
            </w:rPr>
          </w:rPrChange>
        </w:rPr>
        <w:pPrChange w:id="411" w:author="Роман Новиков" w:date="2024-09-26T20:06:00Z">
          <w:pPr/>
        </w:pPrChange>
      </w:pPr>
      <w:del w:id="412" w:author="Роман Новиков" w:date="2025-05-23T21:52:00Z">
        <w:r w:rsidRPr="002C5590" w:rsidDel="006F5447">
          <w:rPr>
            <w:b/>
            <w:bCs/>
            <w:highlight w:val="yellow"/>
            <w:rPrChange w:id="413" w:author="Роман Новиков" w:date="2025-05-24T10:07:00Z">
              <w:rPr/>
            </w:rPrChange>
          </w:rPr>
          <w:delText>Удержание</w:delText>
        </w:r>
        <w:r w:rsidRPr="002C5590" w:rsidDel="006F5447">
          <w:rPr>
            <w:highlight w:val="yellow"/>
            <w:rPrChange w:id="414" w:author="Роман Новиков" w:date="2025-05-24T10:07:00Z">
              <w:rPr/>
            </w:rPrChange>
          </w:rPr>
          <w:delText xml:space="preserve"> </w:delText>
        </w:r>
      </w:del>
      <w:del w:id="415" w:author="Роман Новиков" w:date="2025-02-25T19:05:00Z">
        <w:r w:rsidRPr="002C5590" w:rsidDel="009E6D06">
          <w:rPr>
            <w:b/>
            <w:bCs/>
            <w:highlight w:val="yellow"/>
            <w:rPrChange w:id="416" w:author="Роман Новиков" w:date="2025-05-24T10:07:00Z">
              <w:rPr/>
            </w:rPrChange>
          </w:rPr>
          <w:delText>(:)</w:delText>
        </w:r>
      </w:del>
      <w:del w:id="417" w:author="Роман Новиков" w:date="2025-05-23T21:52:00Z">
        <w:r w:rsidRPr="002C5590" w:rsidDel="006F5447">
          <w:rPr>
            <w:highlight w:val="yellow"/>
            <w:rPrChange w:id="418" w:author="Роман Новиков" w:date="2025-05-24T10:07:00Z">
              <w:rPr/>
            </w:rPrChange>
          </w:rPr>
          <w:delText xml:space="preserve"> – переключение в режим настройки даты/времени:</w:delText>
        </w:r>
      </w:del>
    </w:p>
    <w:p w14:paraId="7D2BB6FF" w14:textId="0599BE0F" w:rsidR="00E8681B" w:rsidRPr="002C5590" w:rsidDel="006F5447" w:rsidRDefault="00E8681B">
      <w:pPr>
        <w:ind w:left="708"/>
        <w:jc w:val="both"/>
        <w:rPr>
          <w:del w:id="419" w:author="Роман Новиков" w:date="2025-05-23T21:52:00Z"/>
          <w:highlight w:val="yellow"/>
          <w:rPrChange w:id="420" w:author="Роман Новиков" w:date="2025-05-24T10:07:00Z">
            <w:rPr>
              <w:del w:id="421" w:author="Роман Новиков" w:date="2025-05-23T21:52:00Z"/>
            </w:rPr>
          </w:rPrChange>
        </w:rPr>
        <w:pPrChange w:id="422" w:author="Роман Новиков" w:date="2024-09-26T20:06:00Z">
          <w:pPr>
            <w:ind w:left="708"/>
          </w:pPr>
        </w:pPrChange>
      </w:pPr>
      <w:del w:id="423" w:author="Роман Новиков" w:date="2025-05-23T21:52:00Z">
        <w:r w:rsidRPr="002C5590" w:rsidDel="006F5447">
          <w:rPr>
            <w:highlight w:val="yellow"/>
            <w:rPrChange w:id="424" w:author="Роман Новиков" w:date="2025-05-24T10:07:00Z">
              <w:rPr/>
            </w:rPrChange>
          </w:rPr>
          <w:delText xml:space="preserve">переключение настраиваемого показателя – одинарное нажатие </w:delText>
        </w:r>
      </w:del>
      <w:del w:id="425" w:author="Роман Новиков" w:date="2025-02-25T19:05:00Z">
        <w:r w:rsidRPr="002C5590" w:rsidDel="009E6D06">
          <w:rPr>
            <w:highlight w:val="yellow"/>
            <w:rPrChange w:id="426" w:author="Роман Новиков" w:date="2025-05-24T10:07:00Z">
              <w:rPr/>
            </w:rPrChange>
          </w:rPr>
          <w:delText>(:)</w:delText>
        </w:r>
      </w:del>
    </w:p>
    <w:p w14:paraId="1118566A" w14:textId="502A71E8" w:rsidR="00E8681B" w:rsidRPr="002C5590" w:rsidDel="006F5447" w:rsidRDefault="00E8681B">
      <w:pPr>
        <w:ind w:left="708"/>
        <w:jc w:val="both"/>
        <w:rPr>
          <w:del w:id="427" w:author="Роман Новиков" w:date="2025-05-23T21:52:00Z"/>
          <w:highlight w:val="yellow"/>
          <w:rPrChange w:id="428" w:author="Роман Новиков" w:date="2025-05-24T10:07:00Z">
            <w:rPr>
              <w:del w:id="429" w:author="Роман Новиков" w:date="2025-05-23T21:52:00Z"/>
            </w:rPr>
          </w:rPrChange>
        </w:rPr>
        <w:pPrChange w:id="430" w:author="Роман Новиков" w:date="2024-09-26T20:06:00Z">
          <w:pPr>
            <w:ind w:left="708"/>
          </w:pPr>
        </w:pPrChange>
      </w:pPr>
      <w:del w:id="431" w:author="Роман Новиков" w:date="2025-05-23T21:52:00Z">
        <w:r w:rsidRPr="002C5590" w:rsidDel="006F5447">
          <w:rPr>
            <w:highlight w:val="yellow"/>
            <w:rPrChange w:id="432" w:author="Роман Новиков" w:date="2025-05-24T10:07:00Z">
              <w:rPr/>
            </w:rPrChange>
          </w:rPr>
          <w:delText>Настройка:</w:delText>
        </w:r>
      </w:del>
    </w:p>
    <w:p w14:paraId="6DB7EB0F" w14:textId="0AB4CB2A" w:rsidR="00660B7C" w:rsidRPr="002C5590" w:rsidDel="006F5447" w:rsidRDefault="00E8681B">
      <w:pPr>
        <w:ind w:left="708" w:firstLine="708"/>
        <w:jc w:val="both"/>
        <w:rPr>
          <w:del w:id="433" w:author="Роман Новиков" w:date="2025-05-23T21:52:00Z"/>
          <w:highlight w:val="yellow"/>
          <w:rPrChange w:id="434" w:author="Роман Новиков" w:date="2025-05-24T10:07:00Z">
            <w:rPr>
              <w:del w:id="435" w:author="Роман Новиков" w:date="2025-05-23T21:52:00Z"/>
            </w:rPr>
          </w:rPrChange>
        </w:rPr>
        <w:pPrChange w:id="436" w:author="Роман Новиков" w:date="2024-09-26T20:06:00Z">
          <w:pPr>
            <w:ind w:left="708" w:firstLine="708"/>
          </w:pPr>
        </w:pPrChange>
      </w:pPr>
      <w:del w:id="437" w:author="Роман Новиков" w:date="2025-05-23T21:52:00Z">
        <w:r w:rsidRPr="002C5590" w:rsidDel="006F5447">
          <w:rPr>
            <w:highlight w:val="yellow"/>
            <w:rPrChange w:id="438" w:author="Роман Новиков" w:date="2025-05-24T10:07:00Z">
              <w:rPr/>
            </w:rPrChange>
          </w:rPr>
          <w:delText xml:space="preserve">прибавление показателя на единицу – одинарное нажатие </w:delText>
        </w:r>
      </w:del>
      <w:del w:id="439" w:author="Роман Новиков" w:date="2025-02-25T19:06:00Z">
        <w:r w:rsidRPr="002C5590" w:rsidDel="009E6D06">
          <w:rPr>
            <w:highlight w:val="yellow"/>
            <w:rPrChange w:id="440" w:author="Роман Новиков" w:date="2025-05-24T10:07:00Z">
              <w:rPr/>
            </w:rPrChange>
          </w:rPr>
          <w:delText>(С)</w:delText>
        </w:r>
      </w:del>
    </w:p>
    <w:p w14:paraId="43C19463" w14:textId="503D1041" w:rsidR="00E8681B" w:rsidRPr="002C5590" w:rsidDel="006F5447" w:rsidRDefault="00E8681B">
      <w:pPr>
        <w:ind w:left="708" w:firstLine="708"/>
        <w:jc w:val="both"/>
        <w:rPr>
          <w:del w:id="441" w:author="Роман Новиков" w:date="2025-05-23T21:52:00Z"/>
          <w:highlight w:val="yellow"/>
          <w:rPrChange w:id="442" w:author="Роман Новиков" w:date="2025-05-24T10:07:00Z">
            <w:rPr>
              <w:del w:id="443" w:author="Роман Новиков" w:date="2025-05-23T21:52:00Z"/>
            </w:rPr>
          </w:rPrChange>
        </w:rPr>
        <w:pPrChange w:id="444" w:author="Роман Новиков" w:date="2024-09-26T20:06:00Z">
          <w:pPr>
            <w:ind w:left="708" w:firstLine="708"/>
          </w:pPr>
        </w:pPrChange>
      </w:pPr>
      <w:del w:id="445" w:author="Роман Новиков" w:date="2025-05-23T21:52:00Z">
        <w:r w:rsidRPr="002C5590" w:rsidDel="006F5447">
          <w:rPr>
            <w:highlight w:val="yellow"/>
            <w:rPrChange w:id="446" w:author="Роман Новиков" w:date="2025-05-24T10:07:00Z">
              <w:rPr/>
            </w:rPrChange>
          </w:rPr>
          <w:delText xml:space="preserve">постоянное прибавление показателя – удержание </w:delText>
        </w:r>
      </w:del>
      <w:del w:id="447" w:author="Роман Новиков" w:date="2025-02-25T19:06:00Z">
        <w:r w:rsidRPr="002C5590" w:rsidDel="009E6D06">
          <w:rPr>
            <w:highlight w:val="yellow"/>
            <w:rPrChange w:id="448" w:author="Роман Новиков" w:date="2025-05-24T10:07:00Z">
              <w:rPr/>
            </w:rPrChange>
          </w:rPr>
          <w:delText>(С)</w:delText>
        </w:r>
      </w:del>
    </w:p>
    <w:p w14:paraId="74667034" w14:textId="17650368" w:rsidR="00E8681B" w:rsidRPr="002C5590" w:rsidDel="006F5447" w:rsidRDefault="00E8681B">
      <w:pPr>
        <w:ind w:left="708" w:firstLine="708"/>
        <w:jc w:val="both"/>
        <w:rPr>
          <w:del w:id="449" w:author="Роман Новиков" w:date="2025-05-23T21:52:00Z"/>
          <w:highlight w:val="yellow"/>
          <w:rPrChange w:id="450" w:author="Роман Новиков" w:date="2025-05-24T10:07:00Z">
            <w:rPr>
              <w:del w:id="451" w:author="Роман Новиков" w:date="2025-05-23T21:52:00Z"/>
            </w:rPr>
          </w:rPrChange>
        </w:rPr>
        <w:pPrChange w:id="452" w:author="Роман Новиков" w:date="2024-09-26T20:06:00Z">
          <w:pPr>
            <w:ind w:left="708" w:firstLine="708"/>
          </w:pPr>
        </w:pPrChange>
      </w:pPr>
      <w:del w:id="453" w:author="Роман Новиков" w:date="2025-05-23T21:52:00Z">
        <w:r w:rsidRPr="002C5590" w:rsidDel="006F5447">
          <w:rPr>
            <w:highlight w:val="yellow"/>
            <w:rPrChange w:id="454" w:author="Роман Новиков" w:date="2025-05-24T10:07:00Z">
              <w:rPr/>
            </w:rPrChange>
          </w:rPr>
          <w:delText xml:space="preserve">вычитание показателя на единицу – двойное нажатие </w:delText>
        </w:r>
      </w:del>
      <w:del w:id="455" w:author="Роман Новиков" w:date="2025-02-25T19:06:00Z">
        <w:r w:rsidRPr="002C5590" w:rsidDel="009E6D06">
          <w:rPr>
            <w:highlight w:val="yellow"/>
            <w:rPrChange w:id="456" w:author="Роман Новиков" w:date="2025-05-24T10:07:00Z">
              <w:rPr/>
            </w:rPrChange>
          </w:rPr>
          <w:delText>(С)</w:delText>
        </w:r>
      </w:del>
    </w:p>
    <w:p w14:paraId="18EB7DB8" w14:textId="00BC7FEB" w:rsidR="00E8681B" w:rsidRPr="002C5590" w:rsidDel="006F5447" w:rsidRDefault="00E8681B">
      <w:pPr>
        <w:ind w:left="708" w:firstLine="708"/>
        <w:jc w:val="both"/>
        <w:rPr>
          <w:del w:id="457" w:author="Роман Новиков" w:date="2025-05-23T21:52:00Z"/>
          <w:highlight w:val="yellow"/>
          <w:rPrChange w:id="458" w:author="Роман Новиков" w:date="2025-05-24T10:07:00Z">
            <w:rPr>
              <w:del w:id="459" w:author="Роман Новиков" w:date="2025-05-23T21:52:00Z"/>
            </w:rPr>
          </w:rPrChange>
        </w:rPr>
        <w:pPrChange w:id="460" w:author="Роман Новиков" w:date="2024-09-26T20:06:00Z">
          <w:pPr>
            <w:ind w:left="708" w:firstLine="708"/>
          </w:pPr>
        </w:pPrChange>
      </w:pPr>
      <w:del w:id="461" w:author="Роман Новиков" w:date="2025-05-23T21:52:00Z">
        <w:r w:rsidRPr="002C5590" w:rsidDel="006F5447">
          <w:rPr>
            <w:highlight w:val="yellow"/>
            <w:rPrChange w:id="462" w:author="Роман Новиков" w:date="2025-05-24T10:07:00Z">
              <w:rPr/>
            </w:rPrChange>
          </w:rPr>
          <w:delText xml:space="preserve">постоянное вычитание показателя – двойное нажатие с удержанием </w:delText>
        </w:r>
      </w:del>
      <w:del w:id="463" w:author="Роман Новиков" w:date="2025-02-25T19:06:00Z">
        <w:r w:rsidRPr="002C5590" w:rsidDel="009E6D06">
          <w:rPr>
            <w:highlight w:val="yellow"/>
            <w:rPrChange w:id="464" w:author="Роман Новиков" w:date="2025-05-24T10:07:00Z">
              <w:rPr/>
            </w:rPrChange>
          </w:rPr>
          <w:delText>(С)</w:delText>
        </w:r>
      </w:del>
    </w:p>
    <w:p w14:paraId="1D42B504" w14:textId="6766C1D5" w:rsidR="00E8681B" w:rsidRPr="002C5590" w:rsidDel="006F5447" w:rsidRDefault="00E8681B">
      <w:pPr>
        <w:ind w:left="708"/>
        <w:jc w:val="both"/>
        <w:rPr>
          <w:del w:id="465" w:author="Роман Новиков" w:date="2025-05-23T21:52:00Z"/>
          <w:highlight w:val="yellow"/>
          <w:rPrChange w:id="466" w:author="Роман Новиков" w:date="2025-05-24T10:07:00Z">
            <w:rPr>
              <w:del w:id="467" w:author="Роман Новиков" w:date="2025-05-23T21:52:00Z"/>
            </w:rPr>
          </w:rPrChange>
        </w:rPr>
        <w:pPrChange w:id="468" w:author="Роман Новиков" w:date="2024-09-26T20:06:00Z">
          <w:pPr>
            <w:ind w:left="708"/>
          </w:pPr>
        </w:pPrChange>
      </w:pPr>
      <w:del w:id="469" w:author="Роман Новиков" w:date="2025-05-23T21:52:00Z">
        <w:r w:rsidRPr="002C5590" w:rsidDel="006F5447">
          <w:rPr>
            <w:highlight w:val="yellow"/>
            <w:rPrChange w:id="470" w:author="Роман Новиков" w:date="2025-05-24T10:07:00Z">
              <w:rPr/>
            </w:rPrChange>
          </w:rPr>
          <w:delText xml:space="preserve">Выйти из режима настройки - удержание </w:delText>
        </w:r>
      </w:del>
      <w:del w:id="471" w:author="Роман Новиков" w:date="2025-02-25T19:05:00Z">
        <w:r w:rsidRPr="002C5590" w:rsidDel="009E6D06">
          <w:rPr>
            <w:highlight w:val="yellow"/>
            <w:rPrChange w:id="472" w:author="Роман Новиков" w:date="2025-05-24T10:07:00Z">
              <w:rPr/>
            </w:rPrChange>
          </w:rPr>
          <w:delText>(:)</w:delText>
        </w:r>
      </w:del>
      <w:del w:id="473" w:author="Роман Новиков" w:date="2025-05-23T21:52:00Z">
        <w:r w:rsidRPr="002C5590" w:rsidDel="006F5447">
          <w:rPr>
            <w:highlight w:val="yellow"/>
            <w:rPrChange w:id="474" w:author="Роман Новиков" w:date="2025-05-24T10:07:00Z">
              <w:rPr/>
            </w:rPrChange>
          </w:rPr>
          <w:delText xml:space="preserve"> или переключение последовательно всех настраиваемых элементов (одинарное нажатие </w:delText>
        </w:r>
      </w:del>
      <w:del w:id="475" w:author="Роман Новиков" w:date="2025-02-25T19:05:00Z">
        <w:r w:rsidRPr="002C5590" w:rsidDel="009E6D06">
          <w:rPr>
            <w:highlight w:val="yellow"/>
            <w:rPrChange w:id="476" w:author="Роман Новиков" w:date="2025-05-24T10:07:00Z">
              <w:rPr/>
            </w:rPrChange>
          </w:rPr>
          <w:delText>(:)</w:delText>
        </w:r>
      </w:del>
      <w:del w:id="477" w:author="Роман Новиков" w:date="2025-05-23T21:52:00Z">
        <w:r w:rsidRPr="002C5590" w:rsidDel="006F5447">
          <w:rPr>
            <w:highlight w:val="yellow"/>
            <w:rPrChange w:id="478" w:author="Роман Новиков" w:date="2025-05-24T10:07:00Z">
              <w:rPr/>
            </w:rPrChange>
          </w:rPr>
          <w:delText>): год – месяц – число – часы – минуты – секунды.</w:delText>
        </w:r>
      </w:del>
    </w:p>
    <w:p w14:paraId="689B48E8" w14:textId="6122E83E" w:rsidR="00A2552C" w:rsidRPr="002C5590" w:rsidDel="00357A28" w:rsidRDefault="00A2552C">
      <w:pPr>
        <w:jc w:val="both"/>
        <w:rPr>
          <w:del w:id="479" w:author="Роман Новиков" w:date="2024-09-26T19:55:00Z"/>
          <w:highlight w:val="yellow"/>
          <w:rPrChange w:id="480" w:author="Роман Новиков" w:date="2025-05-24T10:07:00Z">
            <w:rPr>
              <w:del w:id="481" w:author="Роман Новиков" w:date="2024-09-26T19:55:00Z"/>
            </w:rPr>
          </w:rPrChange>
        </w:rPr>
        <w:pPrChange w:id="482" w:author="Роман Новиков" w:date="2024-09-26T20:06:00Z">
          <w:pPr/>
        </w:pPrChange>
      </w:pPr>
      <w:del w:id="483" w:author="Роман Новиков" w:date="2024-09-26T20:02:00Z">
        <w:r w:rsidRPr="002C5590" w:rsidDel="008E5C0A">
          <w:rPr>
            <w:highlight w:val="yellow"/>
            <w:rPrChange w:id="484" w:author="Роман Новиков" w:date="2025-05-24T10:07:00Z">
              <w:rPr/>
            </w:rPrChange>
          </w:rPr>
          <w:delText xml:space="preserve">Двойное нажатие и удержание на втором нажатии (:) </w:delText>
        </w:r>
      </w:del>
      <w:del w:id="485" w:author="Роман Новиков" w:date="2024-09-26T19:55:00Z">
        <w:r w:rsidRPr="002C5590" w:rsidDel="00357A28">
          <w:rPr>
            <w:highlight w:val="yellow"/>
            <w:rPrChange w:id="486" w:author="Роман Новиков" w:date="2025-05-24T10:07:00Z">
              <w:rPr/>
            </w:rPrChange>
          </w:rPr>
          <w:delText>последовательно переключает отображение под временем (часами) следующую информацию:</w:delText>
        </w:r>
      </w:del>
    </w:p>
    <w:p w14:paraId="4DEFDD12" w14:textId="0ECB9D9A" w:rsidR="00A2552C" w:rsidRPr="002C5590" w:rsidDel="00357A28" w:rsidRDefault="00A2552C">
      <w:pPr>
        <w:jc w:val="both"/>
        <w:rPr>
          <w:del w:id="487" w:author="Роман Новиков" w:date="2024-09-26T19:55:00Z"/>
          <w:highlight w:val="yellow"/>
          <w:rPrChange w:id="488" w:author="Роман Новиков" w:date="2025-05-24T10:07:00Z">
            <w:rPr>
              <w:del w:id="489" w:author="Роман Новиков" w:date="2024-09-26T19:55:00Z"/>
            </w:rPr>
          </w:rPrChange>
        </w:rPr>
        <w:pPrChange w:id="490" w:author="Роман Новиков" w:date="2024-09-26T20:06:00Z">
          <w:pPr>
            <w:pStyle w:val="a3"/>
            <w:numPr>
              <w:numId w:val="2"/>
            </w:numPr>
            <w:ind w:left="1068" w:hanging="360"/>
          </w:pPr>
        </w:pPrChange>
      </w:pPr>
      <w:del w:id="491" w:author="Роман Новиков" w:date="2024-09-26T19:55:00Z">
        <w:r w:rsidRPr="002C5590" w:rsidDel="00357A28">
          <w:rPr>
            <w:highlight w:val="yellow"/>
            <w:rPrChange w:id="492" w:author="Роман Новиков" w:date="2025-05-24T10:07:00Z">
              <w:rPr/>
            </w:rPrChange>
          </w:rPr>
          <w:delText>Число, месяц, день недели</w:delText>
        </w:r>
      </w:del>
    </w:p>
    <w:p w14:paraId="47E8C006" w14:textId="1DF530FE" w:rsidR="00A2552C" w:rsidRPr="002C5590" w:rsidDel="00357A28" w:rsidRDefault="00A2552C">
      <w:pPr>
        <w:jc w:val="both"/>
        <w:rPr>
          <w:del w:id="493" w:author="Роман Новиков" w:date="2024-09-26T19:55:00Z"/>
          <w:highlight w:val="yellow"/>
          <w:rPrChange w:id="494" w:author="Роман Новиков" w:date="2025-05-24T10:07:00Z">
            <w:rPr>
              <w:del w:id="495" w:author="Роман Новиков" w:date="2024-09-26T19:55:00Z"/>
            </w:rPr>
          </w:rPrChange>
        </w:rPr>
        <w:pPrChange w:id="496" w:author="Роман Новиков" w:date="2024-09-26T20:06:00Z">
          <w:pPr>
            <w:pStyle w:val="a3"/>
            <w:numPr>
              <w:numId w:val="2"/>
            </w:numPr>
            <w:ind w:left="1068" w:hanging="360"/>
          </w:pPr>
        </w:pPrChange>
      </w:pPr>
      <w:del w:id="497" w:author="Роман Новиков" w:date="2024-09-26T19:55:00Z">
        <w:r w:rsidRPr="002C5590" w:rsidDel="00357A28">
          <w:rPr>
            <w:highlight w:val="yellow"/>
            <w:rPrChange w:id="498" w:author="Роман Новиков" w:date="2025-05-24T10:07:00Z">
              <w:rPr/>
            </w:rPrChange>
          </w:rPr>
          <w:delText xml:space="preserve">Температура </w:delText>
        </w:r>
        <w:r w:rsidRPr="002C5590" w:rsidDel="00357A28">
          <w:rPr>
            <w:highlight w:val="yellow"/>
            <w:lang w:val="en-US"/>
            <w:rPrChange w:id="499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357A28">
          <w:rPr>
            <w:highlight w:val="yellow"/>
            <w:rPrChange w:id="500" w:author="Роман Новиков" w:date="2025-05-24T10:07:00Z">
              <w:rPr/>
            </w:rPrChange>
          </w:rPr>
          <w:delText xml:space="preserve"> сутки назад и суточный график температуры*</w:delText>
        </w:r>
      </w:del>
    </w:p>
    <w:p w14:paraId="76FBBDA6" w14:textId="549722E2" w:rsidR="00A2552C" w:rsidRPr="002C5590" w:rsidDel="00357A28" w:rsidRDefault="00A2552C">
      <w:pPr>
        <w:jc w:val="both"/>
        <w:rPr>
          <w:del w:id="501" w:author="Роман Новиков" w:date="2024-09-26T19:55:00Z"/>
          <w:highlight w:val="yellow"/>
          <w:rPrChange w:id="502" w:author="Роман Новиков" w:date="2025-05-24T10:07:00Z">
            <w:rPr>
              <w:del w:id="503" w:author="Роман Новиков" w:date="2024-09-26T19:55:00Z"/>
            </w:rPr>
          </w:rPrChange>
        </w:rPr>
        <w:pPrChange w:id="504" w:author="Роман Новиков" w:date="2024-09-26T20:06:00Z">
          <w:pPr>
            <w:pStyle w:val="a3"/>
            <w:numPr>
              <w:numId w:val="2"/>
            </w:numPr>
            <w:ind w:left="1068" w:hanging="360"/>
          </w:pPr>
        </w:pPrChange>
      </w:pPr>
      <w:del w:id="505" w:author="Роман Новиков" w:date="2024-09-26T19:55:00Z">
        <w:r w:rsidRPr="002C5590" w:rsidDel="00357A28">
          <w:rPr>
            <w:highlight w:val="yellow"/>
            <w:rPrChange w:id="506" w:author="Роман Новиков" w:date="2025-05-24T10:07:00Z">
              <w:rPr/>
            </w:rPrChange>
          </w:rPr>
          <w:delText xml:space="preserve">Температура </w:delText>
        </w:r>
        <w:r w:rsidRPr="002C5590" w:rsidDel="00357A28">
          <w:rPr>
            <w:highlight w:val="yellow"/>
            <w:lang w:val="en-US"/>
            <w:rPrChange w:id="507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357A28">
          <w:rPr>
            <w:highlight w:val="yellow"/>
            <w:rPrChange w:id="508" w:author="Роман Новиков" w:date="2025-05-24T10:07:00Z">
              <w:rPr/>
            </w:rPrChange>
          </w:rPr>
          <w:delText xml:space="preserve"> сутки назад и суточный график температуры*</w:delText>
        </w:r>
      </w:del>
    </w:p>
    <w:p w14:paraId="20CC8E6F" w14:textId="1BC1B7D8" w:rsidR="00A2552C" w:rsidRPr="002C5590" w:rsidDel="00357A28" w:rsidRDefault="00A2552C">
      <w:pPr>
        <w:jc w:val="both"/>
        <w:rPr>
          <w:del w:id="509" w:author="Роман Новиков" w:date="2024-09-26T19:55:00Z"/>
          <w:highlight w:val="yellow"/>
          <w:rPrChange w:id="510" w:author="Роман Новиков" w:date="2025-05-24T10:07:00Z">
            <w:rPr>
              <w:del w:id="511" w:author="Роман Новиков" w:date="2024-09-26T19:55:00Z"/>
            </w:rPr>
          </w:rPrChange>
        </w:rPr>
        <w:pPrChange w:id="512" w:author="Роман Новиков" w:date="2024-09-26T20:06:00Z">
          <w:pPr>
            <w:pStyle w:val="a3"/>
            <w:numPr>
              <w:numId w:val="2"/>
            </w:numPr>
            <w:ind w:left="1068" w:hanging="360"/>
          </w:pPr>
        </w:pPrChange>
      </w:pPr>
      <w:del w:id="513" w:author="Роман Новиков" w:date="2024-09-26T19:55:00Z">
        <w:r w:rsidRPr="002C5590" w:rsidDel="00357A28">
          <w:rPr>
            <w:highlight w:val="yellow"/>
            <w:rPrChange w:id="514" w:author="Роман Новиков" w:date="2025-05-24T10:07:00Z">
              <w:rPr/>
            </w:rPrChange>
          </w:rPr>
          <w:delText xml:space="preserve">Влажность </w:delText>
        </w:r>
        <w:r w:rsidRPr="002C5590" w:rsidDel="00357A28">
          <w:rPr>
            <w:highlight w:val="yellow"/>
            <w:lang w:val="en-US"/>
            <w:rPrChange w:id="515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357A28">
          <w:rPr>
            <w:highlight w:val="yellow"/>
            <w:rPrChange w:id="516" w:author="Роман Новиков" w:date="2025-05-24T10:07:00Z">
              <w:rPr/>
            </w:rPrChange>
          </w:rPr>
          <w:delText xml:space="preserve"> сутки назад и суточный график влажности*</w:delText>
        </w:r>
      </w:del>
    </w:p>
    <w:p w14:paraId="6280E9A0" w14:textId="13E58A31" w:rsidR="00A2552C" w:rsidRPr="002C5590" w:rsidDel="00357A28" w:rsidRDefault="00A2552C">
      <w:pPr>
        <w:jc w:val="both"/>
        <w:rPr>
          <w:del w:id="517" w:author="Роман Новиков" w:date="2024-09-26T19:55:00Z"/>
          <w:highlight w:val="yellow"/>
          <w:rPrChange w:id="518" w:author="Роман Новиков" w:date="2025-05-24T10:07:00Z">
            <w:rPr>
              <w:del w:id="519" w:author="Роман Новиков" w:date="2024-09-26T19:55:00Z"/>
            </w:rPr>
          </w:rPrChange>
        </w:rPr>
        <w:pPrChange w:id="520" w:author="Роман Новиков" w:date="2024-09-26T20:06:00Z">
          <w:pPr>
            <w:pStyle w:val="a3"/>
            <w:numPr>
              <w:numId w:val="2"/>
            </w:numPr>
            <w:ind w:left="1068" w:hanging="360"/>
          </w:pPr>
        </w:pPrChange>
      </w:pPr>
      <w:del w:id="521" w:author="Роман Новиков" w:date="2024-09-26T19:55:00Z">
        <w:r w:rsidRPr="002C5590" w:rsidDel="00357A28">
          <w:rPr>
            <w:highlight w:val="yellow"/>
            <w:rPrChange w:id="522" w:author="Роман Новиков" w:date="2025-05-24T10:07:00Z">
              <w:rPr/>
            </w:rPrChange>
          </w:rPr>
          <w:delText xml:space="preserve">Влажность </w:delText>
        </w:r>
        <w:r w:rsidRPr="002C5590" w:rsidDel="00357A28">
          <w:rPr>
            <w:highlight w:val="yellow"/>
            <w:lang w:val="en-US"/>
            <w:rPrChange w:id="523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357A28">
          <w:rPr>
            <w:highlight w:val="yellow"/>
            <w:rPrChange w:id="524" w:author="Роман Новиков" w:date="2025-05-24T10:07:00Z">
              <w:rPr/>
            </w:rPrChange>
          </w:rPr>
          <w:delText xml:space="preserve"> сутки назад и суточный график влажности*</w:delText>
        </w:r>
      </w:del>
    </w:p>
    <w:p w14:paraId="3E93BE18" w14:textId="48A0EA57" w:rsidR="00A2552C" w:rsidRPr="002C5590" w:rsidDel="00357A28" w:rsidRDefault="00A2552C">
      <w:pPr>
        <w:jc w:val="both"/>
        <w:rPr>
          <w:del w:id="525" w:author="Роман Новиков" w:date="2024-09-26T19:55:00Z"/>
          <w:highlight w:val="yellow"/>
          <w:rPrChange w:id="526" w:author="Роман Новиков" w:date="2025-05-24T10:07:00Z">
            <w:rPr>
              <w:del w:id="527" w:author="Роман Новиков" w:date="2024-09-26T19:55:00Z"/>
            </w:rPr>
          </w:rPrChange>
        </w:rPr>
        <w:pPrChange w:id="528" w:author="Роман Новиков" w:date="2024-09-26T20:06:00Z">
          <w:pPr>
            <w:pStyle w:val="a3"/>
            <w:numPr>
              <w:numId w:val="2"/>
            </w:numPr>
            <w:ind w:left="1068" w:hanging="360"/>
          </w:pPr>
        </w:pPrChange>
      </w:pPr>
      <w:del w:id="529" w:author="Роман Новиков" w:date="2024-09-26T19:55:00Z">
        <w:r w:rsidRPr="002C5590" w:rsidDel="00357A28">
          <w:rPr>
            <w:highlight w:val="yellow"/>
            <w:rPrChange w:id="530" w:author="Роман Новиков" w:date="2025-05-24T10:07:00Z">
              <w:rPr/>
            </w:rPrChange>
          </w:rPr>
          <w:delText xml:space="preserve">Давление </w:delText>
        </w:r>
        <w:r w:rsidRPr="002C5590" w:rsidDel="00357A28">
          <w:rPr>
            <w:highlight w:val="yellow"/>
            <w:lang w:val="en-US"/>
            <w:rPrChange w:id="531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357A28">
          <w:rPr>
            <w:highlight w:val="yellow"/>
            <w:rPrChange w:id="532" w:author="Роман Новиков" w:date="2025-05-24T10:07:00Z">
              <w:rPr/>
            </w:rPrChange>
          </w:rPr>
          <w:delText xml:space="preserve"> сутки назад и суточный график давления</w:delText>
        </w:r>
      </w:del>
    </w:p>
    <w:p w14:paraId="44F07F14" w14:textId="036FDD24" w:rsidR="00A2552C" w:rsidRPr="002C5590" w:rsidDel="00357A28" w:rsidRDefault="00A2552C">
      <w:pPr>
        <w:jc w:val="both"/>
        <w:rPr>
          <w:del w:id="533" w:author="Роман Новиков" w:date="2024-09-26T19:55:00Z"/>
          <w:highlight w:val="yellow"/>
          <w:rPrChange w:id="534" w:author="Роман Новиков" w:date="2025-05-24T10:07:00Z">
            <w:rPr>
              <w:del w:id="535" w:author="Роман Новиков" w:date="2024-09-26T19:55:00Z"/>
            </w:rPr>
          </w:rPrChange>
        </w:rPr>
        <w:pPrChange w:id="536" w:author="Роман Новиков" w:date="2024-09-26T20:06:00Z">
          <w:pPr>
            <w:pStyle w:val="a3"/>
            <w:numPr>
              <w:numId w:val="2"/>
            </w:numPr>
            <w:ind w:left="1068" w:hanging="360"/>
          </w:pPr>
        </w:pPrChange>
      </w:pPr>
      <w:del w:id="537" w:author="Роман Новиков" w:date="2024-09-26T19:53:00Z">
        <w:r w:rsidRPr="002C5590" w:rsidDel="00357A28">
          <w:rPr>
            <w:highlight w:val="yellow"/>
            <w:rPrChange w:id="538" w:author="Роман Новиков" w:date="2025-05-24T10:07:00Z">
              <w:rPr/>
            </w:rPrChange>
          </w:rPr>
          <w:delText xml:space="preserve">Давление </w:delText>
        </w:r>
        <w:r w:rsidRPr="002C5590" w:rsidDel="00357A28">
          <w:rPr>
            <w:highlight w:val="yellow"/>
            <w:lang w:val="en-US"/>
            <w:rPrChange w:id="539" w:author="Роман Новиков" w:date="2025-05-24T10:07:00Z">
              <w:rPr>
                <w:lang w:val="en-US"/>
              </w:rPr>
            </w:rPrChange>
          </w:rPr>
          <w:delText>In</w:delText>
        </w:r>
      </w:del>
      <w:del w:id="540" w:author="Роман Новиков" w:date="2024-09-26T19:55:00Z">
        <w:r w:rsidRPr="002C5590" w:rsidDel="00357A28">
          <w:rPr>
            <w:highlight w:val="yellow"/>
            <w:rPrChange w:id="541" w:author="Роман Новиков" w:date="2025-05-24T10:07:00Z">
              <w:rPr/>
            </w:rPrChange>
          </w:rPr>
          <w:delText xml:space="preserve"> сутки назад и суточный график </w:delText>
        </w:r>
      </w:del>
      <w:del w:id="542" w:author="Роман Новиков" w:date="2024-09-26T19:54:00Z">
        <w:r w:rsidRPr="002C5590" w:rsidDel="00357A28">
          <w:rPr>
            <w:highlight w:val="yellow"/>
            <w:rPrChange w:id="543" w:author="Роман Новиков" w:date="2025-05-24T10:07:00Z">
              <w:rPr/>
            </w:rPrChange>
          </w:rPr>
          <w:delText>давления</w:delText>
        </w:r>
      </w:del>
    </w:p>
    <w:p w14:paraId="1940E823" w14:textId="1EB71CC0" w:rsidR="00A2552C" w:rsidRPr="002C5590" w:rsidDel="00B658FE" w:rsidRDefault="00A2552C">
      <w:pPr>
        <w:jc w:val="both"/>
        <w:rPr>
          <w:del w:id="544" w:author="Роман Новиков" w:date="2024-09-26T20:10:00Z"/>
          <w:highlight w:val="yellow"/>
          <w:rPrChange w:id="545" w:author="Роман Новиков" w:date="2025-05-24T10:07:00Z">
            <w:rPr>
              <w:del w:id="546" w:author="Роман Новиков" w:date="2024-09-26T20:10:00Z"/>
            </w:rPr>
          </w:rPrChange>
        </w:rPr>
        <w:pPrChange w:id="547" w:author="Роман Новиков" w:date="2024-09-26T20:06:00Z">
          <w:pPr>
            <w:ind w:left="708"/>
          </w:pPr>
        </w:pPrChange>
      </w:pPr>
      <w:del w:id="548" w:author="Роман Новиков" w:date="2024-09-26T19:55:00Z">
        <w:r w:rsidRPr="002C5590" w:rsidDel="00357A28">
          <w:rPr>
            <w:highlight w:val="yellow"/>
            <w:rPrChange w:id="549" w:author="Роман Новиков" w:date="2025-05-24T10:07:00Z">
              <w:rPr/>
            </w:rPrChange>
          </w:rPr>
          <w:delText xml:space="preserve">*добавляется красная метка в нижней части табло слева внизу от соответствующего показателя (температура </w:delText>
        </w:r>
        <w:r w:rsidRPr="002C5590" w:rsidDel="00357A28">
          <w:rPr>
            <w:highlight w:val="yellow"/>
            <w:lang w:val="en-US"/>
            <w:rPrChange w:id="550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357A28">
          <w:rPr>
            <w:highlight w:val="yellow"/>
            <w:rPrChange w:id="551" w:author="Роман Новиков" w:date="2025-05-24T10:07:00Z">
              <w:rPr/>
            </w:rPrChange>
          </w:rPr>
          <w:delText xml:space="preserve">, </w:delText>
        </w:r>
        <w:r w:rsidRPr="002C5590" w:rsidDel="00357A28">
          <w:rPr>
            <w:highlight w:val="yellow"/>
            <w:lang w:val="en-US"/>
            <w:rPrChange w:id="552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357A28">
          <w:rPr>
            <w:highlight w:val="yellow"/>
            <w:rPrChange w:id="553" w:author="Роман Новиков" w:date="2025-05-24T10:07:00Z">
              <w:rPr/>
            </w:rPrChange>
          </w:rPr>
          <w:delText xml:space="preserve">, влажность </w:delText>
        </w:r>
        <w:r w:rsidRPr="002C5590" w:rsidDel="00357A28">
          <w:rPr>
            <w:highlight w:val="yellow"/>
            <w:lang w:val="en-US"/>
            <w:rPrChange w:id="554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357A28">
          <w:rPr>
            <w:highlight w:val="yellow"/>
            <w:rPrChange w:id="555" w:author="Роман Новиков" w:date="2025-05-24T10:07:00Z">
              <w:rPr/>
            </w:rPrChange>
          </w:rPr>
          <w:delText xml:space="preserve">, </w:delText>
        </w:r>
        <w:r w:rsidRPr="002C5590" w:rsidDel="00357A28">
          <w:rPr>
            <w:highlight w:val="yellow"/>
            <w:lang w:val="en-US"/>
            <w:rPrChange w:id="556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357A28">
          <w:rPr>
            <w:highlight w:val="yellow"/>
            <w:rPrChange w:id="557" w:author="Роман Новиков" w:date="2025-05-24T10:07:00Z">
              <w:rPr/>
            </w:rPrChange>
          </w:rPr>
          <w:delText>)</w:delText>
        </w:r>
      </w:del>
    </w:p>
    <w:p w14:paraId="02183D7E" w14:textId="14AC7DBC" w:rsidR="00A2552C" w:rsidRPr="002C5590" w:rsidDel="001F7115" w:rsidRDefault="00A2552C">
      <w:pPr>
        <w:jc w:val="both"/>
        <w:rPr>
          <w:del w:id="558" w:author="Роман Новиков" w:date="2024-09-26T20:10:00Z"/>
          <w:highlight w:val="yellow"/>
          <w:rPrChange w:id="559" w:author="Роман Новиков" w:date="2025-05-24T10:07:00Z">
            <w:rPr>
              <w:del w:id="560" w:author="Роман Новиков" w:date="2024-09-26T20:10:00Z"/>
            </w:rPr>
          </w:rPrChange>
        </w:rPr>
        <w:pPrChange w:id="561" w:author="Роман Новиков" w:date="2024-09-26T20:10:00Z">
          <w:pPr>
            <w:pStyle w:val="a3"/>
            <w:ind w:left="1068"/>
          </w:pPr>
        </w:pPrChange>
      </w:pPr>
    </w:p>
    <w:p w14:paraId="232724A2" w14:textId="467146E8" w:rsidR="005D2BCC" w:rsidRPr="002C5590" w:rsidDel="00811247" w:rsidRDefault="007147B6">
      <w:pPr>
        <w:jc w:val="both"/>
        <w:rPr>
          <w:del w:id="562" w:author="Роман Новиков" w:date="2025-05-23T21:53:00Z"/>
          <w:highlight w:val="yellow"/>
          <w:rPrChange w:id="563" w:author="Роман Новиков" w:date="2025-05-24T10:07:00Z">
            <w:rPr>
              <w:del w:id="564" w:author="Роман Новиков" w:date="2025-05-23T21:53:00Z"/>
            </w:rPr>
          </w:rPrChange>
        </w:rPr>
        <w:pPrChange w:id="565" w:author="Роман Новиков" w:date="2024-09-26T20:06:00Z">
          <w:pPr/>
        </w:pPrChange>
      </w:pPr>
      <w:del w:id="566" w:author="Роман Новиков" w:date="2025-05-23T21:53:00Z">
        <w:r w:rsidRPr="002C5590" w:rsidDel="00811247">
          <w:rPr>
            <w:b/>
            <w:bCs/>
            <w:highlight w:val="yellow"/>
            <w:rPrChange w:id="567" w:author="Роман Новиков" w:date="2025-05-24T10:07:00Z">
              <w:rPr/>
            </w:rPrChange>
          </w:rPr>
          <w:delText>Тройное нажатие</w:delText>
        </w:r>
        <w:r w:rsidRPr="002C5590" w:rsidDel="00811247">
          <w:rPr>
            <w:highlight w:val="yellow"/>
            <w:rPrChange w:id="568" w:author="Роман Новиков" w:date="2025-05-24T10:07:00Z">
              <w:rPr/>
            </w:rPrChange>
          </w:rPr>
          <w:delText xml:space="preserve"> </w:delText>
        </w:r>
      </w:del>
      <w:del w:id="569" w:author="Роман Новиков" w:date="2025-02-25T19:05:00Z">
        <w:r w:rsidRPr="002C5590" w:rsidDel="009E6D06">
          <w:rPr>
            <w:b/>
            <w:bCs/>
            <w:highlight w:val="yellow"/>
            <w:rPrChange w:id="570" w:author="Роман Новиков" w:date="2025-05-24T10:07:00Z">
              <w:rPr/>
            </w:rPrChange>
          </w:rPr>
          <w:delText>(:)</w:delText>
        </w:r>
      </w:del>
      <w:del w:id="571" w:author="Роман Новиков" w:date="2025-05-23T21:53:00Z">
        <w:r w:rsidRPr="002C5590" w:rsidDel="00811247">
          <w:rPr>
            <w:highlight w:val="yellow"/>
            <w:rPrChange w:id="572" w:author="Роман Новиков" w:date="2025-05-24T10:07:00Z">
              <w:rPr/>
            </w:rPrChange>
          </w:rPr>
          <w:delText xml:space="preserve"> – </w:delText>
        </w:r>
        <w:r w:rsidR="005D2BCC" w:rsidRPr="002C5590" w:rsidDel="00811247">
          <w:rPr>
            <w:highlight w:val="yellow"/>
            <w:rPrChange w:id="573" w:author="Роман Новиков" w:date="2025-05-24T10:07:00Z">
              <w:rPr/>
            </w:rPrChange>
          </w:rPr>
          <w:delText xml:space="preserve">отладочный режим. Дальнейшее переключение одинарным нажатием </w:delText>
        </w:r>
      </w:del>
      <w:del w:id="574" w:author="Роман Новиков" w:date="2025-02-25T19:05:00Z">
        <w:r w:rsidR="005D2BCC" w:rsidRPr="002C5590" w:rsidDel="009E6D06">
          <w:rPr>
            <w:highlight w:val="yellow"/>
            <w:rPrChange w:id="575" w:author="Роман Новиков" w:date="2025-05-24T10:07:00Z">
              <w:rPr/>
            </w:rPrChange>
          </w:rPr>
          <w:delText>(:)</w:delText>
        </w:r>
      </w:del>
      <w:del w:id="576" w:author="Роман Новиков" w:date="2025-05-23T21:53:00Z">
        <w:r w:rsidR="001E3AC8" w:rsidRPr="002C5590" w:rsidDel="00811247">
          <w:rPr>
            <w:highlight w:val="yellow"/>
            <w:rPrChange w:id="577" w:author="Роман Новиков" w:date="2025-05-24T10:07:00Z">
              <w:rPr/>
            </w:rPrChange>
          </w:rPr>
          <w:delText xml:space="preserve">, выход – </w:delText>
        </w:r>
        <w:r w:rsidR="001E3AC8" w:rsidRPr="002C5590" w:rsidDel="00811247">
          <w:rPr>
            <w:b/>
            <w:bCs/>
            <w:highlight w:val="yellow"/>
            <w:rPrChange w:id="578" w:author="Роман Новиков" w:date="2025-05-24T10:07:00Z">
              <w:rPr/>
            </w:rPrChange>
          </w:rPr>
          <w:delText>удержание</w:delText>
        </w:r>
        <w:r w:rsidR="001E3AC8" w:rsidRPr="002C5590" w:rsidDel="00811247">
          <w:rPr>
            <w:highlight w:val="yellow"/>
            <w:rPrChange w:id="579" w:author="Роман Новиков" w:date="2025-05-24T10:07:00Z">
              <w:rPr/>
            </w:rPrChange>
          </w:rPr>
          <w:delText xml:space="preserve"> </w:delText>
        </w:r>
      </w:del>
      <w:del w:id="580" w:author="Роман Новиков" w:date="2025-02-25T19:05:00Z">
        <w:r w:rsidR="001E3AC8" w:rsidRPr="002C5590" w:rsidDel="009E6D06">
          <w:rPr>
            <w:b/>
            <w:bCs/>
            <w:highlight w:val="yellow"/>
            <w:rPrChange w:id="581" w:author="Роман Новиков" w:date="2025-05-24T10:07:00Z">
              <w:rPr/>
            </w:rPrChange>
          </w:rPr>
          <w:delText>(:)</w:delText>
        </w:r>
      </w:del>
      <w:del w:id="582" w:author="Роман Новиков" w:date="2025-05-23T21:53:00Z">
        <w:r w:rsidR="005D2BCC" w:rsidRPr="002C5590" w:rsidDel="00811247">
          <w:rPr>
            <w:highlight w:val="yellow"/>
            <w:rPrChange w:id="583" w:author="Роман Новиков" w:date="2025-05-24T10:07:00Z">
              <w:rPr/>
            </w:rPrChange>
          </w:rPr>
          <w:delText>:</w:delText>
        </w:r>
      </w:del>
    </w:p>
    <w:p w14:paraId="2FB52DF3" w14:textId="203600EC" w:rsidR="005D2BCC" w:rsidRPr="002C5590" w:rsidDel="00811247" w:rsidRDefault="005D2BCC">
      <w:pPr>
        <w:pStyle w:val="a3"/>
        <w:numPr>
          <w:ilvl w:val="0"/>
          <w:numId w:val="1"/>
        </w:numPr>
        <w:jc w:val="both"/>
        <w:rPr>
          <w:del w:id="584" w:author="Роман Новиков" w:date="2025-05-23T21:53:00Z"/>
          <w:highlight w:val="yellow"/>
          <w:rPrChange w:id="585" w:author="Роман Новиков" w:date="2025-05-24T10:07:00Z">
            <w:rPr>
              <w:del w:id="586" w:author="Роман Новиков" w:date="2025-05-23T21:53:00Z"/>
            </w:rPr>
          </w:rPrChange>
        </w:rPr>
        <w:pPrChange w:id="587" w:author="Роман Новиков" w:date="2024-09-26T20:06:00Z">
          <w:pPr>
            <w:pStyle w:val="a3"/>
            <w:numPr>
              <w:numId w:val="1"/>
            </w:numPr>
            <w:ind w:hanging="360"/>
          </w:pPr>
        </w:pPrChange>
      </w:pPr>
      <w:del w:id="588" w:author="Роман Новиков" w:date="2025-05-23T21:53:00Z">
        <w:r w:rsidRPr="002C5590" w:rsidDel="00811247">
          <w:rPr>
            <w:highlight w:val="yellow"/>
            <w:rPrChange w:id="589" w:author="Роман Новиков" w:date="2025-05-24T10:07:00Z">
              <w:rPr/>
            </w:rPrChange>
          </w:rPr>
          <w:delText>настройка скорости хода часов (сек/сут);</w:delText>
        </w:r>
      </w:del>
    </w:p>
    <w:p w14:paraId="54B0879C" w14:textId="0D9DAA03" w:rsidR="005D2BCC" w:rsidRPr="002C5590" w:rsidDel="00811247" w:rsidRDefault="005D2BCC">
      <w:pPr>
        <w:pStyle w:val="a3"/>
        <w:numPr>
          <w:ilvl w:val="0"/>
          <w:numId w:val="1"/>
        </w:numPr>
        <w:jc w:val="both"/>
        <w:rPr>
          <w:del w:id="590" w:author="Роман Новиков" w:date="2025-05-23T21:53:00Z"/>
          <w:highlight w:val="yellow"/>
          <w:rPrChange w:id="591" w:author="Роман Новиков" w:date="2025-05-24T10:07:00Z">
            <w:rPr>
              <w:del w:id="592" w:author="Роман Новиков" w:date="2025-05-23T21:53:00Z"/>
            </w:rPr>
          </w:rPrChange>
        </w:rPr>
        <w:pPrChange w:id="593" w:author="Роман Новиков" w:date="2024-09-26T20:06:00Z">
          <w:pPr>
            <w:pStyle w:val="a3"/>
            <w:numPr>
              <w:numId w:val="1"/>
            </w:numPr>
            <w:ind w:hanging="360"/>
          </w:pPr>
        </w:pPrChange>
      </w:pPr>
      <w:del w:id="594" w:author="Роман Новиков" w:date="2025-05-23T21:53:00Z">
        <w:r w:rsidRPr="002C5590" w:rsidDel="00811247">
          <w:rPr>
            <w:highlight w:val="yellow"/>
            <w:rPrChange w:id="595" w:author="Роман Новиков" w:date="2025-05-24T10:07:00Z">
              <w:rPr/>
            </w:rPrChange>
          </w:rPr>
          <w:delText>отладка – яркость на табло, яркость на датчике, миллисекунды с момента включения (</w:delText>
        </w:r>
        <w:r w:rsidRPr="002C5590" w:rsidDel="00811247">
          <w:rPr>
            <w:highlight w:val="yellow"/>
            <w:lang w:val="en-US"/>
            <w:rPrChange w:id="596" w:author="Роман Новиков" w:date="2025-05-24T10:07:00Z">
              <w:rPr>
                <w:lang w:val="en-US"/>
              </w:rPr>
            </w:rPrChange>
          </w:rPr>
          <w:delText>uptime</w:delText>
        </w:r>
        <w:r w:rsidRPr="002C5590" w:rsidDel="00811247">
          <w:rPr>
            <w:highlight w:val="yellow"/>
            <w:rPrChange w:id="597" w:author="Роман Новиков" w:date="2025-05-24T10:07:00Z">
              <w:rPr/>
            </w:rPrChange>
          </w:rPr>
          <w:delText xml:space="preserve">) – для </w:delText>
        </w:r>
        <w:r w:rsidRPr="002C5590" w:rsidDel="00811247">
          <w:rPr>
            <w:highlight w:val="yellow"/>
            <w:lang w:val="en-US"/>
            <w:rPrChange w:id="598" w:author="Роман Новиков" w:date="2025-05-24T10:07:00Z">
              <w:rPr>
                <w:lang w:val="en-US"/>
              </w:rPr>
            </w:rPrChange>
          </w:rPr>
          <w:delText>CH</w:delText>
        </w:r>
        <w:r w:rsidRPr="002C5590" w:rsidDel="00811247">
          <w:rPr>
            <w:highlight w:val="yellow"/>
            <w:rPrChange w:id="599" w:author="Роман Новиков" w:date="2025-05-24T10:07:00Z">
              <w:rPr/>
            </w:rPrChange>
          </w:rPr>
          <w:delText xml:space="preserve">32 скорость миллисекунд составляет 0,641(6) от номинальной, время </w:delText>
        </w:r>
        <w:r w:rsidRPr="002C5590" w:rsidDel="00811247">
          <w:rPr>
            <w:highlight w:val="yellow"/>
            <w:lang w:val="en-US"/>
            <w:rPrChange w:id="600" w:author="Роман Новиков" w:date="2025-05-24T10:07:00Z">
              <w:rPr>
                <w:lang w:val="en-US"/>
              </w:rPr>
            </w:rPrChange>
          </w:rPr>
          <w:delText>uptime</w:delText>
        </w:r>
        <w:r w:rsidRPr="002C5590" w:rsidDel="00811247">
          <w:rPr>
            <w:highlight w:val="yellow"/>
            <w:rPrChange w:id="601" w:author="Роман Новиков" w:date="2025-05-24T10:07:00Z">
              <w:rPr/>
            </w:rPrChange>
          </w:rPr>
          <w:delText xml:space="preserve"> – пересчет от миллисекунд;</w:delText>
        </w:r>
      </w:del>
    </w:p>
    <w:p w14:paraId="134F5EB1" w14:textId="5E71AB0A" w:rsidR="005D2BCC" w:rsidRPr="002C5590" w:rsidDel="00811247" w:rsidRDefault="005D2BCC">
      <w:pPr>
        <w:pStyle w:val="a3"/>
        <w:numPr>
          <w:ilvl w:val="0"/>
          <w:numId w:val="1"/>
        </w:numPr>
        <w:jc w:val="both"/>
        <w:rPr>
          <w:del w:id="602" w:author="Роман Новиков" w:date="2025-05-23T21:53:00Z"/>
          <w:highlight w:val="yellow"/>
          <w:rPrChange w:id="603" w:author="Роман Новиков" w:date="2025-05-24T10:07:00Z">
            <w:rPr>
              <w:del w:id="604" w:author="Роман Новиков" w:date="2025-05-23T21:53:00Z"/>
            </w:rPr>
          </w:rPrChange>
        </w:rPr>
        <w:pPrChange w:id="605" w:author="Роман Новиков" w:date="2024-09-26T20:06:00Z">
          <w:pPr>
            <w:pStyle w:val="a3"/>
            <w:numPr>
              <w:numId w:val="1"/>
            </w:numPr>
            <w:ind w:hanging="360"/>
          </w:pPr>
        </w:pPrChange>
      </w:pPr>
      <w:del w:id="606" w:author="Роман Новиков" w:date="2025-05-23T21:53:00Z">
        <w:r w:rsidRPr="002C5590" w:rsidDel="00811247">
          <w:rPr>
            <w:highlight w:val="yellow"/>
            <w:rPrChange w:id="607" w:author="Роман Новиков" w:date="2025-05-24T10:07:00Z">
              <w:rPr/>
            </w:rPrChange>
          </w:rPr>
          <w:delText xml:space="preserve">температура за час </w:delText>
        </w:r>
        <w:r w:rsidRPr="002C5590" w:rsidDel="00811247">
          <w:rPr>
            <w:highlight w:val="yellow"/>
            <w:lang w:val="en-US"/>
            <w:rPrChange w:id="608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811247">
          <w:rPr>
            <w:highlight w:val="yellow"/>
            <w:rPrChange w:id="609" w:author="Роман Новиков" w:date="2025-05-24T10:07:00Z">
              <w:rPr/>
            </w:rPrChange>
          </w:rPr>
          <w:delText xml:space="preserve"> и </w:delText>
        </w:r>
        <w:r w:rsidRPr="002C5590" w:rsidDel="00811247">
          <w:rPr>
            <w:highlight w:val="yellow"/>
            <w:lang w:val="en-US"/>
            <w:rPrChange w:id="610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811247">
          <w:rPr>
            <w:highlight w:val="yellow"/>
            <w:rPrChange w:id="611" w:author="Роман Новиков" w:date="2025-05-24T10:07:00Z">
              <w:rPr/>
            </w:rPrChange>
          </w:rPr>
          <w:delText>;</w:delText>
        </w:r>
      </w:del>
    </w:p>
    <w:p w14:paraId="66F058CE" w14:textId="0D6C0791" w:rsidR="005D2BCC" w:rsidRPr="002C5590" w:rsidDel="00811247" w:rsidRDefault="005D2BCC">
      <w:pPr>
        <w:pStyle w:val="a3"/>
        <w:numPr>
          <w:ilvl w:val="0"/>
          <w:numId w:val="1"/>
        </w:numPr>
        <w:jc w:val="both"/>
        <w:rPr>
          <w:del w:id="612" w:author="Роман Новиков" w:date="2025-05-23T21:53:00Z"/>
          <w:highlight w:val="yellow"/>
          <w:rPrChange w:id="613" w:author="Роман Новиков" w:date="2025-05-24T10:07:00Z">
            <w:rPr>
              <w:del w:id="614" w:author="Роман Новиков" w:date="2025-05-23T21:53:00Z"/>
            </w:rPr>
          </w:rPrChange>
        </w:rPr>
        <w:pPrChange w:id="615" w:author="Роман Новиков" w:date="2024-09-26T20:06:00Z">
          <w:pPr>
            <w:pStyle w:val="a3"/>
            <w:numPr>
              <w:numId w:val="1"/>
            </w:numPr>
            <w:ind w:hanging="360"/>
          </w:pPr>
        </w:pPrChange>
      </w:pPr>
      <w:del w:id="616" w:author="Роман Новиков" w:date="2025-05-23T21:53:00Z">
        <w:r w:rsidRPr="002C5590" w:rsidDel="00811247">
          <w:rPr>
            <w:highlight w:val="yellow"/>
            <w:rPrChange w:id="617" w:author="Роман Новиков" w:date="2025-05-24T10:07:00Z">
              <w:rPr/>
            </w:rPrChange>
          </w:rPr>
          <w:delText xml:space="preserve">влажность за час </w:delText>
        </w:r>
        <w:r w:rsidRPr="002C5590" w:rsidDel="00811247">
          <w:rPr>
            <w:highlight w:val="yellow"/>
            <w:lang w:val="en-US"/>
            <w:rPrChange w:id="618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811247">
          <w:rPr>
            <w:highlight w:val="yellow"/>
            <w:rPrChange w:id="619" w:author="Роман Новиков" w:date="2025-05-24T10:07:00Z">
              <w:rPr/>
            </w:rPrChange>
          </w:rPr>
          <w:delText xml:space="preserve"> и </w:delText>
        </w:r>
        <w:r w:rsidRPr="002C5590" w:rsidDel="00811247">
          <w:rPr>
            <w:highlight w:val="yellow"/>
            <w:lang w:val="en-US"/>
            <w:rPrChange w:id="620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811247">
          <w:rPr>
            <w:highlight w:val="yellow"/>
            <w:rPrChange w:id="621" w:author="Роман Новиков" w:date="2025-05-24T10:07:00Z">
              <w:rPr/>
            </w:rPrChange>
          </w:rPr>
          <w:delText>;</w:delText>
        </w:r>
      </w:del>
    </w:p>
    <w:p w14:paraId="2D8BD2FE" w14:textId="2610A87C" w:rsidR="005D2BCC" w:rsidRPr="002C5590" w:rsidDel="00811247" w:rsidRDefault="005D2BCC">
      <w:pPr>
        <w:pStyle w:val="a3"/>
        <w:numPr>
          <w:ilvl w:val="0"/>
          <w:numId w:val="1"/>
        </w:numPr>
        <w:jc w:val="both"/>
        <w:rPr>
          <w:del w:id="622" w:author="Роман Новиков" w:date="2025-05-23T21:53:00Z"/>
          <w:highlight w:val="yellow"/>
          <w:rPrChange w:id="623" w:author="Роман Новиков" w:date="2025-05-24T10:07:00Z">
            <w:rPr>
              <w:del w:id="624" w:author="Роман Новиков" w:date="2025-05-23T21:53:00Z"/>
            </w:rPr>
          </w:rPrChange>
        </w:rPr>
        <w:pPrChange w:id="625" w:author="Роман Новиков" w:date="2024-09-26T20:06:00Z">
          <w:pPr>
            <w:pStyle w:val="a3"/>
            <w:numPr>
              <w:numId w:val="1"/>
            </w:numPr>
            <w:ind w:hanging="360"/>
          </w:pPr>
        </w:pPrChange>
      </w:pPr>
      <w:del w:id="626" w:author="Роман Новиков" w:date="2025-05-23T21:53:00Z">
        <w:r w:rsidRPr="002C5590" w:rsidDel="00811247">
          <w:rPr>
            <w:highlight w:val="yellow"/>
            <w:rPrChange w:id="627" w:author="Роман Новиков" w:date="2025-05-24T10:07:00Z">
              <w:rPr/>
            </w:rPrChange>
          </w:rPr>
          <w:delText xml:space="preserve">давление за час </w:delText>
        </w:r>
        <w:r w:rsidRPr="002C5590" w:rsidDel="00811247">
          <w:rPr>
            <w:highlight w:val="yellow"/>
            <w:lang w:val="en-US"/>
            <w:rPrChange w:id="628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811247">
          <w:rPr>
            <w:highlight w:val="yellow"/>
            <w:rPrChange w:id="629" w:author="Роман Новиков" w:date="2025-05-24T10:07:00Z">
              <w:rPr/>
            </w:rPrChange>
          </w:rPr>
          <w:delText xml:space="preserve"> и </w:delText>
        </w:r>
        <w:r w:rsidRPr="002C5590" w:rsidDel="00811247">
          <w:rPr>
            <w:highlight w:val="yellow"/>
            <w:lang w:val="en-US"/>
            <w:rPrChange w:id="630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811247">
          <w:rPr>
            <w:highlight w:val="yellow"/>
            <w:rPrChange w:id="631" w:author="Роман Новиков" w:date="2025-05-24T10:07:00Z">
              <w:rPr/>
            </w:rPrChange>
          </w:rPr>
          <w:delText>;</w:delText>
        </w:r>
      </w:del>
    </w:p>
    <w:p w14:paraId="682A3349" w14:textId="37B04435" w:rsidR="005D2BCC" w:rsidRPr="002C5590" w:rsidDel="00811247" w:rsidRDefault="005D2BCC">
      <w:pPr>
        <w:pStyle w:val="a3"/>
        <w:numPr>
          <w:ilvl w:val="0"/>
          <w:numId w:val="1"/>
        </w:numPr>
        <w:jc w:val="both"/>
        <w:rPr>
          <w:del w:id="632" w:author="Роман Новиков" w:date="2025-05-23T21:53:00Z"/>
          <w:highlight w:val="yellow"/>
          <w:rPrChange w:id="633" w:author="Роман Новиков" w:date="2025-05-24T10:07:00Z">
            <w:rPr>
              <w:del w:id="634" w:author="Роман Новиков" w:date="2025-05-23T21:53:00Z"/>
            </w:rPr>
          </w:rPrChange>
        </w:rPr>
        <w:pPrChange w:id="635" w:author="Роман Новиков" w:date="2024-09-26T20:06:00Z">
          <w:pPr>
            <w:pStyle w:val="a3"/>
            <w:numPr>
              <w:numId w:val="1"/>
            </w:numPr>
            <w:ind w:hanging="360"/>
          </w:pPr>
        </w:pPrChange>
      </w:pPr>
      <w:del w:id="636" w:author="Роман Новиков" w:date="2025-05-23T21:53:00Z">
        <w:r w:rsidRPr="002C5590" w:rsidDel="00811247">
          <w:rPr>
            <w:highlight w:val="yellow"/>
            <w:rPrChange w:id="637" w:author="Роман Новиков" w:date="2025-05-24T10:07:00Z">
              <w:rPr/>
            </w:rPrChange>
          </w:rPr>
          <w:delText xml:space="preserve">графики температуры, влажности, давления за час </w:delText>
        </w:r>
        <w:r w:rsidRPr="002C5590" w:rsidDel="00811247">
          <w:rPr>
            <w:highlight w:val="yellow"/>
            <w:lang w:val="en-US"/>
            <w:rPrChange w:id="638" w:author="Роман Новиков" w:date="2025-05-24T10:07:00Z">
              <w:rPr>
                <w:lang w:val="en-US"/>
              </w:rPr>
            </w:rPrChange>
          </w:rPr>
          <w:delText>Out</w:delText>
        </w:r>
        <w:r w:rsidRPr="002C5590" w:rsidDel="00811247">
          <w:rPr>
            <w:highlight w:val="yellow"/>
            <w:rPrChange w:id="639" w:author="Роман Новиков" w:date="2025-05-24T10:07:00Z">
              <w:rPr/>
            </w:rPrChange>
          </w:rPr>
          <w:delText xml:space="preserve"> и </w:delText>
        </w:r>
        <w:r w:rsidRPr="002C5590" w:rsidDel="00811247">
          <w:rPr>
            <w:highlight w:val="yellow"/>
            <w:lang w:val="en-US"/>
            <w:rPrChange w:id="640" w:author="Роман Новиков" w:date="2025-05-24T10:07:00Z">
              <w:rPr>
                <w:lang w:val="en-US"/>
              </w:rPr>
            </w:rPrChange>
          </w:rPr>
          <w:delText>In</w:delText>
        </w:r>
        <w:r w:rsidRPr="002C5590" w:rsidDel="00811247">
          <w:rPr>
            <w:highlight w:val="yellow"/>
            <w:rPrChange w:id="641" w:author="Роман Новиков" w:date="2025-05-24T10:07:00Z">
              <w:rPr/>
            </w:rPrChange>
          </w:rPr>
          <w:delText>.</w:delText>
        </w:r>
      </w:del>
    </w:p>
    <w:p w14:paraId="44DCC3C8" w14:textId="5B0D6A9D" w:rsidR="000473DB" w:rsidRDefault="000473DB">
      <w:pPr>
        <w:jc w:val="both"/>
        <w:rPr>
          <w:ins w:id="642" w:author="Роман Новиков" w:date="2025-04-21T17:46:00Z"/>
        </w:rPr>
        <w:pPrChange w:id="643" w:author="Роман Новиков" w:date="2025-04-21T17:47:00Z">
          <w:pPr>
            <w:pStyle w:val="a3"/>
            <w:numPr>
              <w:numId w:val="1"/>
            </w:numPr>
            <w:ind w:hanging="360"/>
            <w:jc w:val="both"/>
          </w:pPr>
        </w:pPrChange>
      </w:pPr>
      <w:ins w:id="644" w:author="Роман Новиков" w:date="2025-04-21T17:47:00Z">
        <w:r w:rsidRPr="002C5590">
          <w:rPr>
            <w:b/>
            <w:bCs/>
            <w:highlight w:val="yellow"/>
            <w:rPrChange w:id="645" w:author="Роман Новиков" w:date="2025-05-24T10:07:00Z">
              <w:rPr>
                <w:b/>
                <w:bCs/>
                <w:highlight w:val="green"/>
              </w:rPr>
            </w:rPrChange>
          </w:rPr>
          <w:t>Пятикратное нажатие</w:t>
        </w:r>
        <w:r w:rsidRPr="002C5590">
          <w:rPr>
            <w:highlight w:val="yellow"/>
            <w:rPrChange w:id="646" w:author="Роман Новиков" w:date="2025-05-24T10:07:00Z">
              <w:rPr/>
            </w:rPrChange>
          </w:rPr>
          <w:t xml:space="preserve"> </w:t>
        </w:r>
      </w:ins>
      <w:ins w:id="647" w:author="Роман Новиков" w:date="2025-05-23T21:53:00Z">
        <w:r w:rsidR="00811247" w:rsidRPr="002C5590">
          <w:rPr>
            <w:highlight w:val="yellow"/>
            <w:rPrChange w:id="648" w:author="Роман Новиков" w:date="2025-05-24T10:07:00Z">
              <w:rPr>
                <w:highlight w:val="green"/>
              </w:rPr>
            </w:rPrChange>
          </w:rPr>
          <w:t>[кн.2]</w:t>
        </w:r>
      </w:ins>
      <w:ins w:id="649" w:author="Роман Новиков" w:date="2025-04-21T17:47:00Z">
        <w:r>
          <w:t xml:space="preserve"> – </w:t>
        </w:r>
      </w:ins>
      <w:ins w:id="650" w:author="Роман Новиков" w:date="2025-04-21T17:46:00Z">
        <w:r>
          <w:t>сохраняются настройки вид</w:t>
        </w:r>
      </w:ins>
      <w:ins w:id="651" w:author="Роман Новиков" w:date="2025-04-21T17:47:00Z">
        <w:r>
          <w:t>а</w:t>
        </w:r>
      </w:ins>
      <w:ins w:id="652" w:author="Роман Новиков" w:date="2025-04-21T17:46:00Z">
        <w:r>
          <w:t xml:space="preserve"> отображения показаний датчиков и часовы</w:t>
        </w:r>
      </w:ins>
      <w:ins w:id="653" w:author="Роман Новиков" w:date="2025-04-21T17:47:00Z">
        <w:r>
          <w:t>х</w:t>
        </w:r>
      </w:ins>
      <w:ins w:id="654" w:author="Роман Новиков" w:date="2025-04-21T17:46:00Z">
        <w:r>
          <w:t xml:space="preserve"> графиков.</w:t>
        </w:r>
      </w:ins>
    </w:p>
    <w:p w14:paraId="60C01B1B" w14:textId="77777777" w:rsidR="000473DB" w:rsidRDefault="000473DB" w:rsidP="008E5C0A">
      <w:pPr>
        <w:jc w:val="both"/>
        <w:rPr>
          <w:ins w:id="655" w:author="Роман Новиков" w:date="2025-04-21T17:46:00Z"/>
          <w:b/>
          <w:bCs/>
        </w:rPr>
      </w:pPr>
    </w:p>
    <w:p w14:paraId="6089E8F6" w14:textId="788C87B5" w:rsidR="001F7115" w:rsidRDefault="001F7115" w:rsidP="008E5C0A">
      <w:pPr>
        <w:jc w:val="both"/>
        <w:rPr>
          <w:ins w:id="656" w:author="Роман Новиков" w:date="2024-09-26T20:12:00Z"/>
        </w:rPr>
      </w:pPr>
      <w:ins w:id="657" w:author="Роман Новиков" w:date="2024-09-26T20:11:00Z">
        <w:r w:rsidRPr="002C5590">
          <w:rPr>
            <w:b/>
            <w:bCs/>
            <w:highlight w:val="cyan"/>
            <w:rPrChange w:id="658" w:author="Роман Новиков" w:date="2025-05-24T10:07:00Z">
              <w:rPr>
                <w:b/>
                <w:bCs/>
              </w:rPr>
            </w:rPrChange>
          </w:rPr>
          <w:t>Одинарное нажатие</w:t>
        </w:r>
        <w:r w:rsidRPr="002C5590">
          <w:rPr>
            <w:highlight w:val="cyan"/>
            <w:rPrChange w:id="659" w:author="Роман Новиков" w:date="2025-05-24T10:07:00Z">
              <w:rPr/>
            </w:rPrChange>
          </w:rPr>
          <w:t xml:space="preserve"> </w:t>
        </w:r>
      </w:ins>
      <w:ins w:id="660" w:author="Роман Новиков" w:date="2025-05-23T21:39:00Z">
        <w:r w:rsidR="006D1AFA" w:rsidRPr="002C5590">
          <w:rPr>
            <w:highlight w:val="cyan"/>
            <w:rPrChange w:id="661" w:author="Роман Новиков" w:date="2025-05-24T10:07:00Z">
              <w:rPr/>
            </w:rPrChange>
          </w:rPr>
          <w:t>[кн.</w:t>
        </w:r>
        <w:r w:rsidR="00C65EFB" w:rsidRPr="002C5590">
          <w:rPr>
            <w:highlight w:val="cyan"/>
            <w:rPrChange w:id="662" w:author="Роман Новиков" w:date="2025-05-24T10:07:00Z">
              <w:rPr/>
            </w:rPrChange>
          </w:rPr>
          <w:t>2</w:t>
        </w:r>
        <w:r w:rsidR="006D1AFA" w:rsidRPr="002C5590">
          <w:rPr>
            <w:highlight w:val="cyan"/>
            <w:rPrChange w:id="663" w:author="Роман Новиков" w:date="2025-05-24T10:07:00Z">
              <w:rPr/>
            </w:rPrChange>
          </w:rPr>
          <w:t>]</w:t>
        </w:r>
      </w:ins>
      <w:ins w:id="664" w:author="Роман Новиков" w:date="2024-09-26T20:11:00Z">
        <w:r w:rsidRPr="001F7115">
          <w:rPr>
            <w:rPrChange w:id="665" w:author="Роман Новиков" w:date="2024-09-26T20:11:00Z">
              <w:rPr>
                <w:b/>
                <w:bCs/>
              </w:rPr>
            </w:rPrChange>
          </w:rPr>
          <w:t xml:space="preserve"> – </w:t>
        </w:r>
        <w:r w:rsidR="000720E1">
          <w:t>последовательное переключение показани</w:t>
        </w:r>
      </w:ins>
      <w:ins w:id="666" w:author="Роман Новиков" w:date="2024-09-26T20:12:00Z">
        <w:r w:rsidR="000720E1">
          <w:t>й в нижней части табло</w:t>
        </w:r>
      </w:ins>
      <w:ins w:id="667" w:author="Роман Новиков" w:date="2025-05-23T20:39:00Z">
        <w:r w:rsidR="00897F60">
          <w:t xml:space="preserve"> </w:t>
        </w:r>
        <w:r w:rsidR="00897F60" w:rsidRPr="00897F60">
          <w:rPr>
            <w:rPrChange w:id="668" w:author="Роман Новиков" w:date="2025-05-23T20:39:00Z">
              <w:rPr>
                <w:lang w:val="en-US"/>
              </w:rPr>
            </w:rPrChange>
          </w:rPr>
          <w:t>[</w:t>
        </w:r>
        <w:proofErr w:type="spellStart"/>
        <w:r w:rsidR="00897F60" w:rsidRPr="00897F60">
          <w:t>currentMode</w:t>
        </w:r>
        <w:proofErr w:type="spellEnd"/>
        <w:r w:rsidR="00897F60" w:rsidRPr="00897F60">
          <w:rPr>
            <w:rPrChange w:id="669" w:author="Роман Новиков" w:date="2025-05-23T20:39:00Z">
              <w:rPr>
                <w:lang w:val="en-US"/>
              </w:rPr>
            </w:rPrChange>
          </w:rPr>
          <w:t>]</w:t>
        </w:r>
      </w:ins>
      <w:ins w:id="670" w:author="Роман Новиков" w:date="2024-09-26T20:12:00Z">
        <w:r w:rsidR="000720E1">
          <w:t>:</w:t>
        </w:r>
      </w:ins>
    </w:p>
    <w:p w14:paraId="2FFBA2C6" w14:textId="067A4901" w:rsidR="000720E1" w:rsidRDefault="000720E1" w:rsidP="000720E1">
      <w:pPr>
        <w:pStyle w:val="a3"/>
        <w:numPr>
          <w:ilvl w:val="0"/>
          <w:numId w:val="3"/>
        </w:numPr>
        <w:jc w:val="both"/>
        <w:rPr>
          <w:ins w:id="671" w:author="Роман Новиков" w:date="2024-09-26T20:13:00Z"/>
        </w:rPr>
      </w:pPr>
      <w:ins w:id="672" w:author="Роман Новиков" w:date="2024-09-26T20:13:00Z">
        <w:r>
          <w:t>(показания на улице</w:t>
        </w:r>
      </w:ins>
      <w:ins w:id="673" w:author="Роман Новиков" w:date="2025-05-24T10:15:00Z">
        <w:r w:rsidR="00B368C0">
          <w:t xml:space="preserve"> (</w:t>
        </w:r>
        <w:r w:rsidR="00B368C0">
          <w:rPr>
            <w:lang w:val="en-US"/>
          </w:rPr>
          <w:t>Out</w:t>
        </w:r>
        <w:r w:rsidR="00B368C0">
          <w:t>)</w:t>
        </w:r>
      </w:ins>
      <w:ins w:id="674" w:author="Роман Новиков" w:date="2024-09-26T20:13:00Z">
        <w:r>
          <w:t xml:space="preserve">) </w:t>
        </w:r>
      </w:ins>
      <w:ins w:id="675" w:author="Роман Новиков" w:date="2024-09-26T20:12:00Z">
        <w:r>
          <w:t>Температура + Вла</w:t>
        </w:r>
      </w:ins>
      <w:ins w:id="676" w:author="Роман Новиков" w:date="2024-09-26T20:13:00Z">
        <w:r>
          <w:t>ж</w:t>
        </w:r>
      </w:ins>
      <w:ins w:id="677" w:author="Роман Новиков" w:date="2024-09-26T20:12:00Z">
        <w:r>
          <w:t>н</w:t>
        </w:r>
      </w:ins>
      <w:ins w:id="678" w:author="Роман Новиков" w:date="2024-09-26T20:13:00Z">
        <w:r>
          <w:t>ость + График(и)/давление</w:t>
        </w:r>
      </w:ins>
      <w:ins w:id="679" w:author="Роман Новиков" w:date="2025-05-23T20:40:00Z">
        <w:r w:rsidR="00897F60" w:rsidRPr="00897F60">
          <w:rPr>
            <w:rPrChange w:id="680" w:author="Роман Новиков" w:date="2025-05-23T20:40:00Z">
              <w:rPr>
                <w:lang w:val="en-US"/>
              </w:rPr>
            </w:rPrChange>
          </w:rPr>
          <w:t>,</w:t>
        </w:r>
      </w:ins>
    </w:p>
    <w:p w14:paraId="1A30E434" w14:textId="7A42AA29" w:rsidR="00B368C0" w:rsidRDefault="000720E1" w:rsidP="000720E1">
      <w:pPr>
        <w:pStyle w:val="a3"/>
        <w:jc w:val="both"/>
        <w:rPr>
          <w:ins w:id="681" w:author="Роман Новиков" w:date="2025-05-24T10:12:00Z"/>
        </w:rPr>
      </w:pPr>
      <w:ins w:id="682" w:author="Роман Новиков" w:date="2024-09-26T20:13:00Z">
        <w:r>
          <w:t>(показания в квартир</w:t>
        </w:r>
      </w:ins>
      <w:ins w:id="683" w:author="Роман Новиков" w:date="2024-09-26T20:14:00Z">
        <w:r>
          <w:t>е</w:t>
        </w:r>
      </w:ins>
      <w:ins w:id="684" w:author="Роман Новиков" w:date="2025-05-24T10:15:00Z">
        <w:r w:rsidR="00B368C0" w:rsidRPr="00B368C0">
          <w:rPr>
            <w:rPrChange w:id="685" w:author="Роман Новиков" w:date="2025-05-24T10:15:00Z">
              <w:rPr>
                <w:lang w:val="en-US"/>
              </w:rPr>
            </w:rPrChange>
          </w:rPr>
          <w:t xml:space="preserve"> (</w:t>
        </w:r>
        <w:r w:rsidR="00B368C0">
          <w:rPr>
            <w:lang w:val="en-US"/>
          </w:rPr>
          <w:t>In</w:t>
        </w:r>
        <w:r w:rsidR="00B368C0" w:rsidRPr="00B368C0">
          <w:rPr>
            <w:rPrChange w:id="686" w:author="Роман Новиков" w:date="2025-05-24T10:15:00Z">
              <w:rPr>
                <w:lang w:val="en-US"/>
              </w:rPr>
            </w:rPrChange>
          </w:rPr>
          <w:t>)</w:t>
        </w:r>
      </w:ins>
      <w:ins w:id="687" w:author="Роман Новиков" w:date="2024-09-26T20:13:00Z">
        <w:r>
          <w:t>) Температура + Влажность + График(и)/</w:t>
        </w:r>
      </w:ins>
      <w:ins w:id="688" w:author="Роман Новиков" w:date="2024-09-26T20:14:00Z">
        <w:r>
          <w:t>СО</w:t>
        </w:r>
      </w:ins>
      <w:ins w:id="689" w:author="Роман Новиков" w:date="2024-09-26T20:19:00Z">
        <w:r w:rsidR="003C7EA7" w:rsidRPr="00E84467">
          <w:rPr>
            <w:vertAlign w:val="subscript"/>
          </w:rPr>
          <w:t>2</w:t>
        </w:r>
      </w:ins>
      <w:ins w:id="690" w:author="Роман Новиков" w:date="2025-05-24T10:11:00Z">
        <w:r w:rsidR="00B368C0" w:rsidRPr="00B368C0">
          <w:rPr>
            <w:rPrChange w:id="691" w:author="Роман Новиков" w:date="2025-05-24T10:12:00Z">
              <w:rPr>
                <w:vertAlign w:val="subscript"/>
              </w:rPr>
            </w:rPrChange>
          </w:rPr>
          <w:t>. (отрицательные значения температуры отображаются синим цветом)</w:t>
        </w:r>
      </w:ins>
      <w:ins w:id="692" w:author="Роман Новиков" w:date="2024-09-26T20:16:00Z">
        <w:r>
          <w:t>;</w:t>
        </w:r>
      </w:ins>
      <w:ins w:id="693" w:author="Роман Новиков" w:date="2025-05-23T20:39:00Z">
        <w:r w:rsidR="00897F60" w:rsidRPr="00897F60">
          <w:rPr>
            <w:rPrChange w:id="694" w:author="Роман Новиков" w:date="2025-05-23T20:39:00Z">
              <w:rPr>
                <w:lang w:val="en-US"/>
              </w:rPr>
            </w:rPrChange>
          </w:rPr>
          <w:t xml:space="preserve"> [</w:t>
        </w:r>
      </w:ins>
      <w:ins w:id="695" w:author="Роман Новиков" w:date="2025-05-23T20:40:00Z">
        <w:r w:rsidR="00897F60" w:rsidRPr="00897F60">
          <w:rPr>
            <w:rPrChange w:id="696" w:author="Роман Новиков" w:date="2025-05-23T20:40:00Z">
              <w:rPr>
                <w:lang w:val="en-US"/>
              </w:rPr>
            </w:rPrChange>
          </w:rPr>
          <w:t>0</w:t>
        </w:r>
      </w:ins>
      <w:ins w:id="697" w:author="Роман Новиков" w:date="2025-05-23T20:39:00Z">
        <w:r w:rsidR="00897F60" w:rsidRPr="00897F60">
          <w:rPr>
            <w:rPrChange w:id="698" w:author="Роман Новиков" w:date="2025-05-23T20:39:00Z">
              <w:rPr>
                <w:lang w:val="en-US"/>
              </w:rPr>
            </w:rPrChange>
          </w:rPr>
          <w:t>]</w:t>
        </w:r>
      </w:ins>
    </w:p>
    <w:p w14:paraId="558BCA26" w14:textId="60AF6B2A" w:rsidR="000720E1" w:rsidRPr="00897F60" w:rsidRDefault="001D7E67" w:rsidP="000720E1">
      <w:pPr>
        <w:pStyle w:val="a3"/>
        <w:jc w:val="both"/>
        <w:rPr>
          <w:ins w:id="699" w:author="Роман Новиков" w:date="2024-09-26T20:14:00Z"/>
        </w:rPr>
      </w:pPr>
      <w:ins w:id="700" w:author="Роман Новиков" w:date="2025-05-23T21:23:00Z">
        <w:r w:rsidRPr="001D7E67">
          <w:rPr>
            <w:noProof/>
          </w:rPr>
          <w:lastRenderedPageBreak/>
          <w:t xml:space="preserve"> </w:t>
        </w:r>
        <w:r>
          <w:rPr>
            <w:noProof/>
          </w:rPr>
          <w:drawing>
            <wp:inline distT="0" distB="0" distL="0" distR="0" wp14:anchorId="05D91073" wp14:editId="7358CB3D">
              <wp:extent cx="1800000" cy="1800000"/>
              <wp:effectExtent l="0" t="0" r="0" b="0"/>
              <wp:docPr id="4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E78887E" w14:textId="77777777" w:rsidR="00B368C0" w:rsidRDefault="000720E1" w:rsidP="000720E1">
      <w:pPr>
        <w:pStyle w:val="a3"/>
        <w:numPr>
          <w:ilvl w:val="0"/>
          <w:numId w:val="3"/>
        </w:numPr>
        <w:jc w:val="both"/>
        <w:rPr>
          <w:ins w:id="701" w:author="Роман Новиков" w:date="2025-05-24T10:12:00Z"/>
        </w:rPr>
      </w:pPr>
      <w:ins w:id="702" w:author="Роман Новиков" w:date="2024-09-26T20:14:00Z">
        <w:r>
          <w:t xml:space="preserve">Температура на улице </w:t>
        </w:r>
      </w:ins>
      <w:ins w:id="703" w:author="Роман Новиков" w:date="2025-05-23T21:03:00Z">
        <w:r w:rsidR="00B1674D">
          <w:t>и</w:t>
        </w:r>
      </w:ins>
      <w:ins w:id="704" w:author="Роман Новиков" w:date="2024-09-26T20:14:00Z">
        <w:r>
          <w:t xml:space="preserve"> </w:t>
        </w:r>
      </w:ins>
      <w:ins w:id="705" w:author="Роман Новиков" w:date="2024-12-08T21:30:00Z">
        <w:r w:rsidR="004807E8">
          <w:t xml:space="preserve">в квартире </w:t>
        </w:r>
      </w:ins>
      <w:ins w:id="706" w:author="Роман Новиков" w:date="2024-09-26T20:14:00Z">
        <w:r>
          <w:t>до тысячных долей</w:t>
        </w:r>
      </w:ins>
      <w:ins w:id="707" w:author="Роман Новиков" w:date="2025-05-23T20:41:00Z">
        <w:r w:rsidR="00897F60" w:rsidRPr="00897F60">
          <w:rPr>
            <w:rPrChange w:id="708" w:author="Роман Новиков" w:date="2025-05-23T20:41:00Z">
              <w:rPr>
                <w:lang w:val="en-US"/>
              </w:rPr>
            </w:rPrChange>
          </w:rPr>
          <w:t xml:space="preserve"> + часовой график</w:t>
        </w:r>
      </w:ins>
      <w:ins w:id="709" w:author="Роман Новиков" w:date="2024-09-26T20:16:00Z">
        <w:r>
          <w:t>;</w:t>
        </w:r>
      </w:ins>
      <w:ins w:id="710" w:author="Роман Новиков" w:date="2025-05-23T20:39:00Z">
        <w:r w:rsidR="00897F60" w:rsidRPr="00897F60">
          <w:rPr>
            <w:rPrChange w:id="711" w:author="Роман Новиков" w:date="2025-05-23T20:39:00Z">
              <w:rPr>
                <w:lang w:val="en-US"/>
              </w:rPr>
            </w:rPrChange>
          </w:rPr>
          <w:t xml:space="preserve"> [</w:t>
        </w:r>
      </w:ins>
      <w:ins w:id="712" w:author="Роман Новиков" w:date="2025-05-23T20:40:00Z">
        <w:r w:rsidR="00897F60" w:rsidRPr="00897F60">
          <w:rPr>
            <w:rPrChange w:id="713" w:author="Роман Новиков" w:date="2025-05-23T20:40:00Z">
              <w:rPr>
                <w:lang w:val="en-US"/>
              </w:rPr>
            </w:rPrChange>
          </w:rPr>
          <w:t>1</w:t>
        </w:r>
      </w:ins>
      <w:ins w:id="714" w:author="Роман Новиков" w:date="2025-05-23T20:39:00Z">
        <w:r w:rsidR="00897F60" w:rsidRPr="00897F60">
          <w:rPr>
            <w:rPrChange w:id="715" w:author="Роман Новиков" w:date="2025-05-23T20:39:00Z">
              <w:rPr>
                <w:lang w:val="en-US"/>
              </w:rPr>
            </w:rPrChange>
          </w:rPr>
          <w:t>]</w:t>
        </w:r>
      </w:ins>
      <w:ins w:id="716" w:author="Роман Новиков" w:date="2025-05-23T21:24:00Z">
        <w:r w:rsidR="006E18A9" w:rsidRPr="006E18A9">
          <w:rPr>
            <w:noProof/>
          </w:rPr>
          <w:t xml:space="preserve"> </w:t>
        </w:r>
      </w:ins>
    </w:p>
    <w:p w14:paraId="517C2E83" w14:textId="4118FA8D" w:rsidR="000720E1" w:rsidRDefault="006E18A9">
      <w:pPr>
        <w:pStyle w:val="a3"/>
        <w:jc w:val="both"/>
        <w:rPr>
          <w:ins w:id="717" w:author="Роман Новиков" w:date="2024-09-26T20:14:00Z"/>
        </w:rPr>
        <w:pPrChange w:id="718" w:author="Роман Новиков" w:date="2025-05-24T10:12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719" w:author="Роман Новиков" w:date="2025-05-23T21:24:00Z">
        <w:r>
          <w:rPr>
            <w:noProof/>
          </w:rPr>
          <w:drawing>
            <wp:inline distT="0" distB="0" distL="0" distR="0" wp14:anchorId="7A26E317" wp14:editId="40E2E8BC">
              <wp:extent cx="1800000" cy="1800000"/>
              <wp:effectExtent l="0" t="0" r="0" b="0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644C010" w14:textId="77777777" w:rsidR="00B368C0" w:rsidRDefault="00B3061D" w:rsidP="000720E1">
      <w:pPr>
        <w:pStyle w:val="a3"/>
        <w:numPr>
          <w:ilvl w:val="0"/>
          <w:numId w:val="3"/>
        </w:numPr>
        <w:jc w:val="both"/>
        <w:rPr>
          <w:ins w:id="720" w:author="Роман Новиков" w:date="2025-05-24T10:12:00Z"/>
        </w:rPr>
      </w:pPr>
      <w:ins w:id="721" w:author="Роман Новиков" w:date="2025-05-23T20:44:00Z">
        <w:r>
          <w:t>Относительная в</w:t>
        </w:r>
      </w:ins>
      <w:ins w:id="722" w:author="Роман Новиков" w:date="2024-09-26T20:15:00Z">
        <w:r w:rsidR="000720E1">
          <w:t xml:space="preserve">лажность </w:t>
        </w:r>
      </w:ins>
      <w:ins w:id="723" w:author="Роман Новиков" w:date="2024-09-26T20:14:00Z">
        <w:r w:rsidR="000720E1">
          <w:t>на улице</w:t>
        </w:r>
      </w:ins>
      <w:ins w:id="724" w:author="Роман Новиков" w:date="2024-12-08T21:30:00Z">
        <w:r w:rsidR="004807E8">
          <w:t xml:space="preserve"> </w:t>
        </w:r>
      </w:ins>
      <w:ins w:id="725" w:author="Роман Новиков" w:date="2025-05-23T20:41:00Z">
        <w:r w:rsidR="00897F60">
          <w:t xml:space="preserve">и в квартире </w:t>
        </w:r>
        <w:r w:rsidR="00897F60" w:rsidRPr="006217AF">
          <w:t>+ часовой график</w:t>
        </w:r>
      </w:ins>
      <w:ins w:id="726" w:author="Роман Новиков" w:date="2024-09-26T20:16:00Z">
        <w:r w:rsidR="000720E1">
          <w:t>;</w:t>
        </w:r>
      </w:ins>
      <w:ins w:id="727" w:author="Роман Новиков" w:date="2025-05-23T20:39:00Z">
        <w:r w:rsidR="00897F60" w:rsidRPr="00897F60">
          <w:rPr>
            <w:rPrChange w:id="728" w:author="Роман Новиков" w:date="2025-05-23T20:39:00Z">
              <w:rPr>
                <w:lang w:val="en-US"/>
              </w:rPr>
            </w:rPrChange>
          </w:rPr>
          <w:t xml:space="preserve"> [</w:t>
        </w:r>
      </w:ins>
      <w:ins w:id="729" w:author="Роман Новиков" w:date="2025-05-23T20:40:00Z">
        <w:r w:rsidR="00897F60" w:rsidRPr="00897F60">
          <w:rPr>
            <w:rPrChange w:id="730" w:author="Роман Новиков" w:date="2025-05-23T20:40:00Z">
              <w:rPr>
                <w:lang w:val="en-US"/>
              </w:rPr>
            </w:rPrChange>
          </w:rPr>
          <w:t>2</w:t>
        </w:r>
      </w:ins>
      <w:ins w:id="731" w:author="Роман Новиков" w:date="2025-05-23T20:39:00Z">
        <w:r w:rsidR="00897F60" w:rsidRPr="00897F60">
          <w:rPr>
            <w:rPrChange w:id="732" w:author="Роман Новиков" w:date="2025-05-23T20:39:00Z">
              <w:rPr>
                <w:lang w:val="en-US"/>
              </w:rPr>
            </w:rPrChange>
          </w:rPr>
          <w:t>]</w:t>
        </w:r>
      </w:ins>
      <w:ins w:id="733" w:author="Роман Новиков" w:date="2025-05-23T21:24:00Z">
        <w:r w:rsidR="006E18A9" w:rsidRPr="006E18A9">
          <w:rPr>
            <w:noProof/>
          </w:rPr>
          <w:t xml:space="preserve"> </w:t>
        </w:r>
      </w:ins>
    </w:p>
    <w:p w14:paraId="29B7FD43" w14:textId="6688E6A0" w:rsidR="000720E1" w:rsidRDefault="006E18A9">
      <w:pPr>
        <w:pStyle w:val="a3"/>
        <w:jc w:val="both"/>
        <w:rPr>
          <w:ins w:id="734" w:author="Роман Новиков" w:date="2025-05-23T20:41:00Z"/>
        </w:rPr>
        <w:pPrChange w:id="735" w:author="Роман Новиков" w:date="2025-05-24T10:12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736" w:author="Роман Новиков" w:date="2025-05-23T21:24:00Z">
        <w:r>
          <w:rPr>
            <w:noProof/>
          </w:rPr>
          <w:drawing>
            <wp:inline distT="0" distB="0" distL="0" distR="0" wp14:anchorId="3D30B2F5" wp14:editId="104E4317">
              <wp:extent cx="1800000" cy="1800000"/>
              <wp:effectExtent l="0" t="0" r="0" b="0"/>
              <wp:docPr id="6" name="Рисунок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CDE6A84" w14:textId="77777777" w:rsidR="00B368C0" w:rsidRDefault="00B3061D">
      <w:pPr>
        <w:pStyle w:val="a3"/>
        <w:numPr>
          <w:ilvl w:val="0"/>
          <w:numId w:val="3"/>
        </w:numPr>
        <w:jc w:val="both"/>
        <w:rPr>
          <w:ins w:id="737" w:author="Роман Новиков" w:date="2025-05-24T10:12:00Z"/>
        </w:rPr>
      </w:pPr>
      <w:ins w:id="738" w:author="Роман Новиков" w:date="2025-05-23T20:44:00Z">
        <w:r>
          <w:t>Абсолютная в</w:t>
        </w:r>
      </w:ins>
      <w:ins w:id="739" w:author="Роман Новиков" w:date="2025-05-23T20:41:00Z">
        <w:r w:rsidR="00897F60">
          <w:t xml:space="preserve">лажность на улице и в квартире </w:t>
        </w:r>
        <w:r w:rsidR="00897F60" w:rsidRPr="006217AF">
          <w:t>+ часовой график</w:t>
        </w:r>
        <w:r w:rsidR="00897F60">
          <w:t>;</w:t>
        </w:r>
        <w:r w:rsidR="00897F60" w:rsidRPr="006217AF">
          <w:t xml:space="preserve"> [</w:t>
        </w:r>
      </w:ins>
      <w:ins w:id="740" w:author="Роман Новиков" w:date="2025-05-23T20:42:00Z">
        <w:r w:rsidR="00897F60">
          <w:t>3</w:t>
        </w:r>
      </w:ins>
      <w:ins w:id="741" w:author="Роман Новиков" w:date="2025-05-23T20:41:00Z">
        <w:r w:rsidR="00897F60" w:rsidRPr="006217AF">
          <w:t>]</w:t>
        </w:r>
      </w:ins>
      <w:ins w:id="742" w:author="Роман Новиков" w:date="2025-05-23T21:25:00Z">
        <w:r w:rsidR="006E18A9" w:rsidRPr="006E18A9">
          <w:rPr>
            <w:noProof/>
          </w:rPr>
          <w:t xml:space="preserve"> </w:t>
        </w:r>
      </w:ins>
    </w:p>
    <w:p w14:paraId="2B9C5C26" w14:textId="1BA90E24" w:rsidR="00897F60" w:rsidRDefault="006E18A9">
      <w:pPr>
        <w:pStyle w:val="a3"/>
        <w:jc w:val="both"/>
        <w:rPr>
          <w:ins w:id="743" w:author="Роман Новиков" w:date="2024-09-26T20:14:00Z"/>
        </w:rPr>
        <w:pPrChange w:id="744" w:author="Роман Новиков" w:date="2025-05-24T10:12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745" w:author="Роман Новиков" w:date="2025-05-23T21:25:00Z">
        <w:r>
          <w:rPr>
            <w:noProof/>
          </w:rPr>
          <w:drawing>
            <wp:inline distT="0" distB="0" distL="0" distR="0" wp14:anchorId="493A6630" wp14:editId="606F0F89">
              <wp:extent cx="1800000" cy="1800000"/>
              <wp:effectExtent l="0" t="0" r="0" b="0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C7EC141" w14:textId="307194AA" w:rsidR="000720E1" w:rsidRDefault="000720E1" w:rsidP="000720E1">
      <w:pPr>
        <w:pStyle w:val="a3"/>
        <w:numPr>
          <w:ilvl w:val="0"/>
          <w:numId w:val="3"/>
        </w:numPr>
        <w:jc w:val="both"/>
        <w:rPr>
          <w:ins w:id="746" w:author="Роман Новиков" w:date="2025-05-23T20:42:00Z"/>
        </w:rPr>
      </w:pPr>
      <w:ins w:id="747" w:author="Роман Новиков" w:date="2024-09-26T20:15:00Z">
        <w:r>
          <w:lastRenderedPageBreak/>
          <w:t>Давление до тысячных долей и содержание СО</w:t>
        </w:r>
      </w:ins>
      <w:ins w:id="748" w:author="Роман Новиков" w:date="2024-09-26T20:19:00Z">
        <w:r w:rsidR="003C7EA7" w:rsidRPr="00E84467">
          <w:rPr>
            <w:vertAlign w:val="subscript"/>
          </w:rPr>
          <w:t>2</w:t>
        </w:r>
      </w:ins>
      <w:ins w:id="749" w:author="Роман Новиков" w:date="2024-09-26T20:15:00Z">
        <w:r>
          <w:t xml:space="preserve"> </w:t>
        </w:r>
      </w:ins>
      <w:ins w:id="750" w:author="Роман Новиков" w:date="2024-12-08T21:30:00Z">
        <w:r w:rsidR="004807E8">
          <w:t xml:space="preserve">в квартире </w:t>
        </w:r>
      </w:ins>
      <w:ins w:id="751" w:author="Роман Новиков" w:date="2024-09-26T20:16:00Z">
        <w:r w:rsidRPr="000720E1">
          <w:rPr>
            <w:lang w:val="en-US"/>
          </w:rPr>
          <w:t>PPM</w:t>
        </w:r>
      </w:ins>
      <w:ins w:id="752" w:author="Роман Новиков" w:date="2025-05-23T20:39:00Z">
        <w:r w:rsidR="00897F60" w:rsidRPr="00897F60">
          <w:rPr>
            <w:rPrChange w:id="753" w:author="Роман Новиков" w:date="2025-05-23T20:40:00Z">
              <w:rPr>
                <w:lang w:val="en-US"/>
              </w:rPr>
            </w:rPrChange>
          </w:rPr>
          <w:t>;</w:t>
        </w:r>
        <w:r w:rsidR="00897F60" w:rsidRPr="00897F60">
          <w:rPr>
            <w:rPrChange w:id="754" w:author="Роман Новиков" w:date="2025-05-23T20:39:00Z">
              <w:rPr>
                <w:lang w:val="en-US"/>
              </w:rPr>
            </w:rPrChange>
          </w:rPr>
          <w:t xml:space="preserve"> </w:t>
        </w:r>
        <w:r w:rsidR="00897F60" w:rsidRPr="00897F60">
          <w:rPr>
            <w:rPrChange w:id="755" w:author="Роман Новиков" w:date="2025-05-23T20:40:00Z">
              <w:rPr>
                <w:lang w:val="en-US"/>
              </w:rPr>
            </w:rPrChange>
          </w:rPr>
          <w:t>[</w:t>
        </w:r>
      </w:ins>
      <w:ins w:id="756" w:author="Роман Новиков" w:date="2025-05-23T20:42:00Z">
        <w:r w:rsidR="00897F60">
          <w:t>4</w:t>
        </w:r>
      </w:ins>
      <w:ins w:id="757" w:author="Роман Новиков" w:date="2025-05-23T20:39:00Z">
        <w:r w:rsidR="00897F60" w:rsidRPr="00897F60">
          <w:rPr>
            <w:rPrChange w:id="758" w:author="Роман Новиков" w:date="2025-05-23T20:40:00Z">
              <w:rPr>
                <w:lang w:val="en-US"/>
              </w:rPr>
            </w:rPrChange>
          </w:rPr>
          <w:t>]</w:t>
        </w:r>
      </w:ins>
      <w:ins w:id="759" w:author="Роман Новиков" w:date="2025-05-23T21:25:00Z">
        <w:r w:rsidR="006E18A9" w:rsidRPr="006E18A9">
          <w:rPr>
            <w:noProof/>
          </w:rPr>
          <w:t xml:space="preserve"> </w:t>
        </w:r>
      </w:ins>
      <w:ins w:id="760" w:author="Роман Новиков" w:date="2025-05-23T21:29:00Z">
        <w:r w:rsidR="006E18A9">
          <w:rPr>
            <w:noProof/>
          </w:rPr>
          <w:br/>
        </w:r>
      </w:ins>
      <w:ins w:id="761" w:author="Роман Новиков" w:date="2025-05-23T21:25:00Z">
        <w:r w:rsidR="006E18A9">
          <w:rPr>
            <w:noProof/>
          </w:rPr>
          <w:drawing>
            <wp:inline distT="0" distB="0" distL="0" distR="0" wp14:anchorId="5AD9AD3D" wp14:editId="6BD7E994">
              <wp:extent cx="1800000" cy="1800000"/>
              <wp:effectExtent l="0" t="0" r="0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E18A9" w:rsidRPr="006E18A9">
          <w:rPr>
            <w:noProof/>
          </w:rPr>
          <w:t xml:space="preserve"> </w:t>
        </w:r>
      </w:ins>
    </w:p>
    <w:p w14:paraId="0EBA0997" w14:textId="75F30FD9" w:rsidR="00897F60" w:rsidRDefault="00897F60" w:rsidP="00897F60">
      <w:pPr>
        <w:pStyle w:val="a3"/>
        <w:numPr>
          <w:ilvl w:val="0"/>
          <w:numId w:val="3"/>
        </w:numPr>
        <w:jc w:val="both"/>
        <w:rPr>
          <w:ins w:id="762" w:author="Роман Новиков" w:date="2025-05-23T20:42:00Z"/>
        </w:rPr>
      </w:pPr>
      <w:ins w:id="763" w:author="Роман Новиков" w:date="2025-05-23T20:42:00Z">
        <w:r>
          <w:t xml:space="preserve">Точка росы на улице и в квартире </w:t>
        </w:r>
        <w:r w:rsidRPr="006217AF">
          <w:t>+ часовой график</w:t>
        </w:r>
        <w:r>
          <w:t>;</w:t>
        </w:r>
      </w:ins>
      <w:ins w:id="764" w:author="Роман Новиков" w:date="2025-05-23T21:25:00Z">
        <w:r w:rsidR="006E18A9" w:rsidRPr="006E18A9">
          <w:rPr>
            <w:noProof/>
          </w:rPr>
          <w:t xml:space="preserve"> </w:t>
        </w:r>
      </w:ins>
      <w:ins w:id="765" w:author="Роман Новиков" w:date="2025-05-23T20:42:00Z">
        <w:r w:rsidRPr="006217AF">
          <w:t>[</w:t>
        </w:r>
        <w:r>
          <w:t>5</w:t>
        </w:r>
        <w:r w:rsidRPr="006217AF">
          <w:t>]</w:t>
        </w:r>
      </w:ins>
      <w:ins w:id="766" w:author="Роман Новиков" w:date="2025-05-23T21:28:00Z">
        <w:r w:rsidR="006E18A9">
          <w:br/>
        </w:r>
      </w:ins>
      <w:ins w:id="767" w:author="Роман Новиков" w:date="2025-05-23T21:25:00Z">
        <w:r w:rsidR="006E18A9" w:rsidRPr="006E18A9">
          <w:rPr>
            <w:noProof/>
          </w:rPr>
          <w:t xml:space="preserve"> </w:t>
        </w:r>
        <w:r w:rsidR="006E18A9">
          <w:rPr>
            <w:noProof/>
          </w:rPr>
          <w:drawing>
            <wp:inline distT="0" distB="0" distL="0" distR="0" wp14:anchorId="5A12F880" wp14:editId="4B3BE516">
              <wp:extent cx="1800000" cy="1800000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E18A9" w:rsidRPr="006E18A9">
          <w:rPr>
            <w:noProof/>
          </w:rPr>
          <w:t xml:space="preserve"> </w:t>
        </w:r>
      </w:ins>
    </w:p>
    <w:p w14:paraId="3E6FE9E7" w14:textId="08B3F544" w:rsidR="00897F60" w:rsidRDefault="00B3061D" w:rsidP="000720E1">
      <w:pPr>
        <w:pStyle w:val="a3"/>
        <w:numPr>
          <w:ilvl w:val="0"/>
          <w:numId w:val="3"/>
        </w:numPr>
        <w:jc w:val="both"/>
        <w:rPr>
          <w:ins w:id="768" w:author="Роман Новиков" w:date="2025-05-23T20:44:00Z"/>
        </w:rPr>
      </w:pPr>
      <w:ins w:id="769" w:author="Роман Новиков" w:date="2025-05-23T20:43:00Z">
        <w:r>
          <w:t>Т</w:t>
        </w:r>
        <w:r w:rsidRPr="00B3061D">
          <w:t>емператур</w:t>
        </w:r>
        <w:r>
          <w:t>а</w:t>
        </w:r>
        <w:r w:rsidRPr="00B3061D">
          <w:t xml:space="preserve"> за час </w:t>
        </w:r>
        <w:r>
          <w:t>(на начало и конец часа) на улице и в квартире</w:t>
        </w:r>
      </w:ins>
      <w:ins w:id="770" w:author="Роман Новиков" w:date="2025-05-23T20:44:00Z">
        <w:r>
          <w:t xml:space="preserve">; </w:t>
        </w:r>
        <w:r w:rsidRPr="00B3061D">
          <w:rPr>
            <w:rPrChange w:id="771" w:author="Роман Новиков" w:date="2025-05-23T20:44:00Z">
              <w:rPr>
                <w:lang w:val="en-US"/>
              </w:rPr>
            </w:rPrChange>
          </w:rPr>
          <w:t>[</w:t>
        </w:r>
        <w:r>
          <w:t>10</w:t>
        </w:r>
        <w:r w:rsidRPr="00B3061D">
          <w:rPr>
            <w:rPrChange w:id="772" w:author="Роман Новиков" w:date="2025-05-23T20:44:00Z">
              <w:rPr>
                <w:lang w:val="en-US"/>
              </w:rPr>
            </w:rPrChange>
          </w:rPr>
          <w:t>]</w:t>
        </w:r>
      </w:ins>
      <w:ins w:id="773" w:author="Роман Новиков" w:date="2025-05-23T21:25:00Z">
        <w:r w:rsidR="006E18A9" w:rsidRPr="006E18A9">
          <w:rPr>
            <w:noProof/>
          </w:rPr>
          <w:t xml:space="preserve"> </w:t>
        </w:r>
      </w:ins>
      <w:ins w:id="774" w:author="Роман Новиков" w:date="2025-05-23T21:29:00Z">
        <w:r w:rsidR="006E18A9">
          <w:rPr>
            <w:noProof/>
          </w:rPr>
          <w:br/>
        </w:r>
      </w:ins>
      <w:ins w:id="775" w:author="Роман Новиков" w:date="2025-05-23T21:25:00Z">
        <w:r w:rsidR="006E18A9">
          <w:rPr>
            <w:noProof/>
          </w:rPr>
          <w:drawing>
            <wp:inline distT="0" distB="0" distL="0" distR="0" wp14:anchorId="6733DA15" wp14:editId="4B4241E0">
              <wp:extent cx="1800000" cy="1800000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7AE7539" w14:textId="7AD4E7DF" w:rsidR="00B3061D" w:rsidRDefault="00B3061D" w:rsidP="000720E1">
      <w:pPr>
        <w:pStyle w:val="a3"/>
        <w:numPr>
          <w:ilvl w:val="0"/>
          <w:numId w:val="3"/>
        </w:numPr>
        <w:jc w:val="both"/>
        <w:rPr>
          <w:ins w:id="776" w:author="Роман Новиков" w:date="2025-05-23T20:44:00Z"/>
        </w:rPr>
      </w:pPr>
      <w:ins w:id="777" w:author="Роман Новиков" w:date="2025-05-23T20:44:00Z">
        <w:r>
          <w:t>Относительная влажность</w:t>
        </w:r>
      </w:ins>
      <w:ins w:id="778" w:author="Роман Новиков" w:date="2025-05-23T20:45:00Z">
        <w:r w:rsidRPr="00B3061D">
          <w:t xml:space="preserve"> за час </w:t>
        </w:r>
        <w:r>
          <w:t xml:space="preserve">(на начало и конец часа) на улице и в квартире; </w:t>
        </w:r>
        <w:r w:rsidRPr="006217AF">
          <w:t>[</w:t>
        </w:r>
        <w:r>
          <w:t>11</w:t>
        </w:r>
        <w:r w:rsidRPr="006217AF">
          <w:t>]</w:t>
        </w:r>
      </w:ins>
      <w:ins w:id="779" w:author="Роман Новиков" w:date="2025-05-23T21:25:00Z">
        <w:r w:rsidR="006E18A9" w:rsidRPr="006E18A9">
          <w:rPr>
            <w:noProof/>
          </w:rPr>
          <w:t xml:space="preserve"> </w:t>
        </w:r>
      </w:ins>
      <w:ins w:id="780" w:author="Роман Новиков" w:date="2025-05-23T21:29:00Z">
        <w:r w:rsidR="006E18A9">
          <w:rPr>
            <w:noProof/>
          </w:rPr>
          <w:br/>
        </w:r>
      </w:ins>
      <w:ins w:id="781" w:author="Роман Новиков" w:date="2025-05-23T21:25:00Z">
        <w:r w:rsidR="006E18A9">
          <w:rPr>
            <w:noProof/>
          </w:rPr>
          <w:drawing>
            <wp:inline distT="0" distB="0" distL="0" distR="0" wp14:anchorId="003A2518" wp14:editId="51ADC7AF">
              <wp:extent cx="1800000" cy="1800000"/>
              <wp:effectExtent l="0" t="0" r="0" b="0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026D5E3" w14:textId="77777777" w:rsidR="00B368C0" w:rsidRDefault="00B3061D" w:rsidP="000720E1">
      <w:pPr>
        <w:pStyle w:val="a3"/>
        <w:numPr>
          <w:ilvl w:val="0"/>
          <w:numId w:val="3"/>
        </w:numPr>
        <w:jc w:val="both"/>
        <w:rPr>
          <w:ins w:id="782" w:author="Роман Новиков" w:date="2025-05-24T10:14:00Z"/>
        </w:rPr>
      </w:pPr>
      <w:ins w:id="783" w:author="Роман Новиков" w:date="2025-05-23T20:44:00Z">
        <w:r>
          <w:t>Абсолютная влажность</w:t>
        </w:r>
      </w:ins>
      <w:ins w:id="784" w:author="Роман Новиков" w:date="2025-05-23T20:45:00Z">
        <w:r w:rsidRPr="00B3061D">
          <w:t xml:space="preserve"> за час </w:t>
        </w:r>
        <w:r>
          <w:t xml:space="preserve">(на начало и конец часа) на улице и в квартире; </w:t>
        </w:r>
        <w:r w:rsidRPr="006217AF">
          <w:t>[</w:t>
        </w:r>
        <w:r>
          <w:t>12</w:t>
        </w:r>
        <w:r w:rsidRPr="006217AF">
          <w:t>]</w:t>
        </w:r>
      </w:ins>
      <w:ins w:id="785" w:author="Роман Новиков" w:date="2025-05-23T21:26:00Z">
        <w:r w:rsidR="006E18A9" w:rsidRPr="006E18A9">
          <w:rPr>
            <w:noProof/>
          </w:rPr>
          <w:t xml:space="preserve"> </w:t>
        </w:r>
      </w:ins>
    </w:p>
    <w:p w14:paraId="08EF7864" w14:textId="0CE81D84" w:rsidR="00B3061D" w:rsidRDefault="006E18A9">
      <w:pPr>
        <w:pStyle w:val="a3"/>
        <w:jc w:val="both"/>
        <w:rPr>
          <w:ins w:id="786" w:author="Роман Новиков" w:date="2025-05-23T20:44:00Z"/>
        </w:rPr>
        <w:pPrChange w:id="787" w:author="Роман Новиков" w:date="2025-05-24T10:14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788" w:author="Роман Новиков" w:date="2025-05-23T21:26:00Z">
        <w:r>
          <w:rPr>
            <w:noProof/>
          </w:rPr>
          <w:lastRenderedPageBreak/>
          <w:drawing>
            <wp:inline distT="0" distB="0" distL="0" distR="0" wp14:anchorId="6CCAF971" wp14:editId="41D054D1">
              <wp:extent cx="1800000" cy="1800000"/>
              <wp:effectExtent l="0" t="0" r="0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A104A6D" w14:textId="77777777" w:rsidR="00B368C0" w:rsidRDefault="00B3061D" w:rsidP="000720E1">
      <w:pPr>
        <w:pStyle w:val="a3"/>
        <w:numPr>
          <w:ilvl w:val="0"/>
          <w:numId w:val="3"/>
        </w:numPr>
        <w:jc w:val="both"/>
        <w:rPr>
          <w:ins w:id="789" w:author="Роман Новиков" w:date="2025-05-24T10:14:00Z"/>
        </w:rPr>
      </w:pPr>
      <w:ins w:id="790" w:author="Роман Новиков" w:date="2025-05-23T20:44:00Z">
        <w:r>
          <w:t>Давление</w:t>
        </w:r>
        <w:r w:rsidRPr="00B3061D">
          <w:t xml:space="preserve"> </w:t>
        </w:r>
        <w:r>
          <w:t>и содержание СО</w:t>
        </w:r>
        <w:r w:rsidRPr="00E84467">
          <w:rPr>
            <w:vertAlign w:val="subscript"/>
          </w:rPr>
          <w:t>2</w:t>
        </w:r>
      </w:ins>
      <w:ins w:id="791" w:author="Роман Новиков" w:date="2025-05-23T20:45:00Z">
        <w:r w:rsidRPr="00B3061D">
          <w:t xml:space="preserve"> за час </w:t>
        </w:r>
        <w:r>
          <w:t xml:space="preserve">(на начало и конец часа); </w:t>
        </w:r>
        <w:r w:rsidRPr="006217AF">
          <w:t>[</w:t>
        </w:r>
        <w:r>
          <w:t>13</w:t>
        </w:r>
        <w:r w:rsidRPr="006217AF">
          <w:t>]</w:t>
        </w:r>
      </w:ins>
      <w:ins w:id="792" w:author="Роман Новиков" w:date="2025-05-23T21:26:00Z">
        <w:r w:rsidR="006E18A9" w:rsidRPr="006E18A9">
          <w:rPr>
            <w:noProof/>
          </w:rPr>
          <w:t xml:space="preserve"> </w:t>
        </w:r>
      </w:ins>
    </w:p>
    <w:p w14:paraId="016392F6" w14:textId="0E041CAE" w:rsidR="00B3061D" w:rsidRDefault="006E18A9">
      <w:pPr>
        <w:pStyle w:val="a3"/>
        <w:jc w:val="both"/>
        <w:rPr>
          <w:ins w:id="793" w:author="Роман Новиков" w:date="2025-05-23T20:45:00Z"/>
        </w:rPr>
        <w:pPrChange w:id="794" w:author="Роман Новиков" w:date="2025-05-24T10:14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795" w:author="Роман Новиков" w:date="2025-05-23T21:26:00Z">
        <w:r>
          <w:rPr>
            <w:noProof/>
          </w:rPr>
          <w:drawing>
            <wp:inline distT="0" distB="0" distL="0" distR="0" wp14:anchorId="0CFBD17F" wp14:editId="33A0A132">
              <wp:extent cx="1800000" cy="1800000"/>
              <wp:effectExtent l="0" t="0" r="0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7B7F96A" w14:textId="77777777" w:rsidR="00B368C0" w:rsidRDefault="00B3061D" w:rsidP="000720E1">
      <w:pPr>
        <w:pStyle w:val="a3"/>
        <w:numPr>
          <w:ilvl w:val="0"/>
          <w:numId w:val="3"/>
        </w:numPr>
        <w:jc w:val="both"/>
        <w:rPr>
          <w:ins w:id="796" w:author="Роман Новиков" w:date="2025-05-24T10:14:00Z"/>
        </w:rPr>
      </w:pPr>
      <w:ins w:id="797" w:author="Роман Новиков" w:date="2025-05-23T20:45:00Z">
        <w:r>
          <w:t>Точка росы</w:t>
        </w:r>
      </w:ins>
      <w:ins w:id="798" w:author="Роман Новиков" w:date="2025-05-23T20:46:00Z">
        <w:r w:rsidRPr="00B3061D">
          <w:t xml:space="preserve"> за час </w:t>
        </w:r>
        <w:r>
          <w:t xml:space="preserve">(на начало и конец часа) на улице и в квартире; </w:t>
        </w:r>
        <w:r w:rsidRPr="00B3061D">
          <w:rPr>
            <w:rPrChange w:id="799" w:author="Роман Новиков" w:date="2025-05-23T20:46:00Z">
              <w:rPr>
                <w:lang w:val="en-US"/>
              </w:rPr>
            </w:rPrChange>
          </w:rPr>
          <w:t>[</w:t>
        </w:r>
        <w:r>
          <w:t>14</w:t>
        </w:r>
        <w:r w:rsidRPr="00B3061D">
          <w:rPr>
            <w:rPrChange w:id="800" w:author="Роман Новиков" w:date="2025-05-23T20:46:00Z">
              <w:rPr>
                <w:lang w:val="en-US"/>
              </w:rPr>
            </w:rPrChange>
          </w:rPr>
          <w:t>]</w:t>
        </w:r>
      </w:ins>
      <w:ins w:id="801" w:author="Роман Новиков" w:date="2025-05-23T21:26:00Z">
        <w:r w:rsidR="006E18A9" w:rsidRPr="006E18A9">
          <w:rPr>
            <w:noProof/>
          </w:rPr>
          <w:t xml:space="preserve"> </w:t>
        </w:r>
      </w:ins>
    </w:p>
    <w:p w14:paraId="4CA9D551" w14:textId="57E81134" w:rsidR="00B3061D" w:rsidRDefault="006E18A9">
      <w:pPr>
        <w:pStyle w:val="a3"/>
        <w:jc w:val="both"/>
        <w:rPr>
          <w:ins w:id="802" w:author="Роман Новиков" w:date="2025-05-23T20:45:00Z"/>
        </w:rPr>
        <w:pPrChange w:id="803" w:author="Роман Новиков" w:date="2025-05-24T10:14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804" w:author="Роман Новиков" w:date="2025-05-23T21:26:00Z">
        <w:r>
          <w:rPr>
            <w:noProof/>
          </w:rPr>
          <w:drawing>
            <wp:inline distT="0" distB="0" distL="0" distR="0" wp14:anchorId="60554D0A" wp14:editId="43795851">
              <wp:extent cx="1800000" cy="1800000"/>
              <wp:effectExtent l="0" t="0" r="0" b="0"/>
              <wp:docPr id="14" name="Рисунок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F98DA9" w14:textId="77777777" w:rsidR="00B368C0" w:rsidRDefault="00B1674D" w:rsidP="000720E1">
      <w:pPr>
        <w:pStyle w:val="a3"/>
        <w:numPr>
          <w:ilvl w:val="0"/>
          <w:numId w:val="3"/>
        </w:numPr>
        <w:jc w:val="both"/>
        <w:rPr>
          <w:ins w:id="805" w:author="Роман Новиков" w:date="2025-05-24T10:14:00Z"/>
        </w:rPr>
      </w:pPr>
      <w:ins w:id="806" w:author="Роман Новиков" w:date="2025-05-23T21:08:00Z">
        <w:r>
          <w:t>Суточный г</w:t>
        </w:r>
      </w:ins>
      <w:ins w:id="807" w:author="Роман Новиков" w:date="2025-05-23T21:03:00Z">
        <w:r>
          <w:t xml:space="preserve">рафик температуры на улице и в квартире с </w:t>
        </w:r>
      </w:ins>
      <w:ins w:id="808" w:author="Роман Новиков" w:date="2025-05-23T21:05:00Z">
        <w:r>
          <w:t xml:space="preserve">последовательным </w:t>
        </w:r>
      </w:ins>
      <w:ins w:id="809" w:author="Роман Новиков" w:date="2025-05-23T21:06:00Z">
        <w:r>
          <w:t>отображением</w:t>
        </w:r>
      </w:ins>
      <w:ins w:id="810" w:author="Роман Новиков" w:date="2025-05-23T21:03:00Z">
        <w:r>
          <w:t xml:space="preserve"> </w:t>
        </w:r>
      </w:ins>
      <w:ins w:id="811" w:author="Роман Новиков" w:date="2025-05-23T21:05:00Z">
        <w:r>
          <w:t>показаний за каждый час суток</w:t>
        </w:r>
      </w:ins>
      <w:ins w:id="812" w:author="Роман Новиков" w:date="2025-05-23T21:55:00Z">
        <w:r w:rsidR="00811247">
          <w:t>*</w:t>
        </w:r>
      </w:ins>
      <w:ins w:id="813" w:author="Роман Новиков" w:date="2025-05-23T21:07:00Z">
        <w:r>
          <w:t xml:space="preserve">; </w:t>
        </w:r>
      </w:ins>
      <w:ins w:id="814" w:author="Роман Новиков" w:date="2025-05-23T21:08:00Z">
        <w:r w:rsidRPr="00B1674D">
          <w:rPr>
            <w:rPrChange w:id="815" w:author="Роман Новиков" w:date="2025-05-23T21:08:00Z">
              <w:rPr>
                <w:lang w:val="en-US"/>
              </w:rPr>
            </w:rPrChange>
          </w:rPr>
          <w:t>[</w:t>
        </w:r>
        <w:r>
          <w:t>20</w:t>
        </w:r>
        <w:r w:rsidRPr="00B1674D">
          <w:rPr>
            <w:rPrChange w:id="816" w:author="Роман Новиков" w:date="2025-05-23T21:08:00Z">
              <w:rPr>
                <w:lang w:val="en-US"/>
              </w:rPr>
            </w:rPrChange>
          </w:rPr>
          <w:t>]</w:t>
        </w:r>
      </w:ins>
    </w:p>
    <w:p w14:paraId="5B9843B9" w14:textId="45BC535A" w:rsidR="00B3061D" w:rsidRDefault="006E18A9">
      <w:pPr>
        <w:pStyle w:val="a3"/>
        <w:jc w:val="both"/>
        <w:rPr>
          <w:ins w:id="817" w:author="Роман Новиков" w:date="2025-05-23T21:07:00Z"/>
        </w:rPr>
        <w:pPrChange w:id="818" w:author="Роман Новиков" w:date="2025-05-24T10:14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819" w:author="Роман Новиков" w:date="2025-05-23T21:26:00Z">
        <w:r w:rsidRPr="006E18A9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2A997856" wp14:editId="5CAA3BFB">
              <wp:extent cx="1800000" cy="1800000"/>
              <wp:effectExtent l="0" t="0" r="0" b="0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B05FBDD" w14:textId="77777777" w:rsidR="00B368C0" w:rsidRDefault="00B1674D" w:rsidP="00B1674D">
      <w:pPr>
        <w:pStyle w:val="a3"/>
        <w:numPr>
          <w:ilvl w:val="0"/>
          <w:numId w:val="3"/>
        </w:numPr>
        <w:jc w:val="both"/>
        <w:rPr>
          <w:ins w:id="820" w:author="Роман Новиков" w:date="2025-05-24T10:12:00Z"/>
        </w:rPr>
      </w:pPr>
      <w:ins w:id="821" w:author="Роман Новиков" w:date="2025-05-23T21:09:00Z">
        <w:r>
          <w:t xml:space="preserve">Суточный график </w:t>
        </w:r>
      </w:ins>
      <w:ins w:id="822" w:author="Роман Новиков" w:date="2025-05-23T21:08:00Z">
        <w:r>
          <w:t>относительной влажности на улице и в квартире</w:t>
        </w:r>
      </w:ins>
      <w:ins w:id="823" w:author="Роман Новиков" w:date="2025-05-23T21:09:00Z">
        <w:r w:rsidRPr="00B1674D">
          <w:t xml:space="preserve"> </w:t>
        </w:r>
        <w:r>
          <w:t xml:space="preserve">с последовательным отображением показаний за каждый час суток; </w:t>
        </w:r>
        <w:r w:rsidRPr="006217AF">
          <w:t>[</w:t>
        </w:r>
        <w:r>
          <w:t>21</w:t>
        </w:r>
        <w:r w:rsidRPr="006217AF">
          <w:t>]</w:t>
        </w:r>
      </w:ins>
    </w:p>
    <w:p w14:paraId="06EB082C" w14:textId="4F9BFBF7" w:rsidR="00B1674D" w:rsidRDefault="006E18A9">
      <w:pPr>
        <w:pStyle w:val="a3"/>
        <w:jc w:val="both"/>
        <w:rPr>
          <w:ins w:id="824" w:author="Роман Новиков" w:date="2025-05-23T21:09:00Z"/>
        </w:rPr>
        <w:pPrChange w:id="825" w:author="Роман Новиков" w:date="2025-05-24T10:12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826" w:author="Роман Новиков" w:date="2025-05-23T21:26:00Z">
        <w:r w:rsidRPr="006E18A9">
          <w:rPr>
            <w:noProof/>
          </w:rPr>
          <w:lastRenderedPageBreak/>
          <w:t xml:space="preserve"> </w:t>
        </w:r>
        <w:r>
          <w:rPr>
            <w:noProof/>
          </w:rPr>
          <w:drawing>
            <wp:inline distT="0" distB="0" distL="0" distR="0" wp14:anchorId="05E17C3F" wp14:editId="36682CB1">
              <wp:extent cx="1800000" cy="1800000"/>
              <wp:effectExtent l="0" t="0" r="0" b="0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2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2C3A3FA" w14:textId="77777777" w:rsidR="00B368C0" w:rsidRDefault="00B1674D" w:rsidP="00B1674D">
      <w:pPr>
        <w:pStyle w:val="a3"/>
        <w:numPr>
          <w:ilvl w:val="0"/>
          <w:numId w:val="3"/>
        </w:numPr>
        <w:jc w:val="both"/>
        <w:rPr>
          <w:ins w:id="827" w:author="Роман Новиков" w:date="2025-05-24T10:12:00Z"/>
        </w:rPr>
      </w:pPr>
      <w:ins w:id="828" w:author="Роман Новиков" w:date="2025-05-23T21:09:00Z">
        <w:r>
          <w:t>Суточный график абсолютной влажности на улице и в квартире</w:t>
        </w:r>
        <w:r w:rsidRPr="00B1674D">
          <w:t xml:space="preserve"> </w:t>
        </w:r>
        <w:r>
          <w:t xml:space="preserve">с последовательным отображением показаний за каждый час суток; </w:t>
        </w:r>
        <w:r w:rsidRPr="006217AF">
          <w:t>[</w:t>
        </w:r>
        <w:r>
          <w:t>2</w:t>
        </w:r>
      </w:ins>
      <w:ins w:id="829" w:author="Роман Новиков" w:date="2025-05-23T21:10:00Z">
        <w:r>
          <w:t>2</w:t>
        </w:r>
      </w:ins>
      <w:ins w:id="830" w:author="Роман Новиков" w:date="2025-05-23T21:09:00Z">
        <w:r w:rsidRPr="006217AF">
          <w:t>]</w:t>
        </w:r>
      </w:ins>
    </w:p>
    <w:p w14:paraId="2AF84D36" w14:textId="36768A6F" w:rsidR="00B1674D" w:rsidRDefault="006E18A9">
      <w:pPr>
        <w:pStyle w:val="a3"/>
        <w:jc w:val="both"/>
        <w:rPr>
          <w:ins w:id="831" w:author="Роман Новиков" w:date="2025-05-23T21:09:00Z"/>
        </w:rPr>
        <w:pPrChange w:id="832" w:author="Роман Новиков" w:date="2025-05-24T10:13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833" w:author="Роман Новиков" w:date="2025-05-23T21:26:00Z">
        <w:r w:rsidRPr="006E18A9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50AD417F" wp14:editId="21B69442">
              <wp:extent cx="1800000" cy="1800000"/>
              <wp:effectExtent l="0" t="0" r="0" b="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3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F512386" w14:textId="77777777" w:rsidR="00B368C0" w:rsidRDefault="00B1674D" w:rsidP="00B1674D">
      <w:pPr>
        <w:pStyle w:val="a3"/>
        <w:numPr>
          <w:ilvl w:val="0"/>
          <w:numId w:val="3"/>
        </w:numPr>
        <w:jc w:val="both"/>
        <w:rPr>
          <w:ins w:id="834" w:author="Роман Новиков" w:date="2025-05-24T10:13:00Z"/>
        </w:rPr>
      </w:pPr>
      <w:ins w:id="835" w:author="Роман Новиков" w:date="2025-05-23T21:10:00Z">
        <w:r>
          <w:t>Суточный график давления и содержания СО</w:t>
        </w:r>
        <w:r w:rsidRPr="00E84467">
          <w:rPr>
            <w:vertAlign w:val="subscript"/>
          </w:rPr>
          <w:t>2</w:t>
        </w:r>
        <w:r>
          <w:t xml:space="preserve"> с последовательным отображением показаний за каждый час суток; </w:t>
        </w:r>
        <w:r w:rsidRPr="006217AF">
          <w:t>[</w:t>
        </w:r>
        <w:r>
          <w:t>23</w:t>
        </w:r>
        <w:r w:rsidRPr="006217AF">
          <w:t>]</w:t>
        </w:r>
      </w:ins>
    </w:p>
    <w:p w14:paraId="266593B3" w14:textId="36CC818E" w:rsidR="00B1674D" w:rsidRDefault="006E18A9">
      <w:pPr>
        <w:pStyle w:val="a3"/>
        <w:jc w:val="both"/>
        <w:rPr>
          <w:ins w:id="836" w:author="Роман Новиков" w:date="2025-05-23T21:10:00Z"/>
        </w:rPr>
        <w:pPrChange w:id="837" w:author="Роман Новиков" w:date="2025-05-24T10:13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838" w:author="Роман Новиков" w:date="2025-05-23T21:26:00Z">
        <w:r w:rsidRPr="006E18A9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19DF967D" wp14:editId="319CF5E1">
              <wp:extent cx="1800000" cy="1800000"/>
              <wp:effectExtent l="0" t="0" r="0" b="0"/>
              <wp:docPr id="18" name="Рисунок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3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5EA27C8" w14:textId="77777777" w:rsidR="00B368C0" w:rsidRDefault="00AA3D11">
      <w:pPr>
        <w:pStyle w:val="a3"/>
        <w:numPr>
          <w:ilvl w:val="0"/>
          <w:numId w:val="3"/>
        </w:numPr>
        <w:jc w:val="both"/>
        <w:rPr>
          <w:ins w:id="839" w:author="Роман Новиков" w:date="2025-05-24T10:13:00Z"/>
        </w:rPr>
      </w:pPr>
      <w:ins w:id="840" w:author="Роман Новиков" w:date="2025-05-23T21:11:00Z">
        <w:r>
          <w:t>Суточный график точки росы на улице и в квартире</w:t>
        </w:r>
        <w:r w:rsidRPr="00B1674D">
          <w:t xml:space="preserve"> </w:t>
        </w:r>
        <w:r>
          <w:t xml:space="preserve">с последовательным отображением показаний за каждый час суток; </w:t>
        </w:r>
        <w:r w:rsidRPr="006217AF">
          <w:t>[</w:t>
        </w:r>
        <w:r>
          <w:t>24</w:t>
        </w:r>
        <w:r w:rsidRPr="006217AF">
          <w:t>]</w:t>
        </w:r>
      </w:ins>
    </w:p>
    <w:p w14:paraId="4D5FCE9D" w14:textId="4304FDDF" w:rsidR="00B1674D" w:rsidRDefault="006E18A9">
      <w:pPr>
        <w:pStyle w:val="a3"/>
        <w:jc w:val="both"/>
        <w:rPr>
          <w:ins w:id="841" w:author="Роман Новиков" w:date="2025-05-23T20:33:00Z"/>
        </w:rPr>
        <w:pPrChange w:id="842" w:author="Роман Новиков" w:date="2025-05-24T10:13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843" w:author="Роман Новиков" w:date="2025-05-23T21:26:00Z">
        <w:r w:rsidRPr="006E18A9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4C779BF0" wp14:editId="23A62D5E">
              <wp:extent cx="1800000" cy="1800000"/>
              <wp:effectExtent l="0" t="0" r="0" b="0"/>
              <wp:docPr id="19" name="Рисунок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/>
                      <pic:cNvPicPr>
                        <a:picLocks noChangeAspect="1" noChangeArrowheads="1"/>
                      </pic:cNvPicPr>
                    </pic:nvPicPr>
                    <pic:blipFill>
                      <a:blip r:embed="rId3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4327F77" w14:textId="5DC6037A" w:rsidR="00897F60" w:rsidRDefault="00897F60" w:rsidP="00897F60">
      <w:pPr>
        <w:jc w:val="both"/>
        <w:rPr>
          <w:ins w:id="844" w:author="Роман Новиков" w:date="2025-05-23T21:55:00Z"/>
        </w:rPr>
      </w:pPr>
    </w:p>
    <w:p w14:paraId="238ABB25" w14:textId="0865B5B6" w:rsidR="00811247" w:rsidRDefault="00811247">
      <w:pPr>
        <w:jc w:val="both"/>
        <w:rPr>
          <w:ins w:id="845" w:author="Роман Новиков" w:date="2025-05-23T21:55:00Z"/>
        </w:rPr>
        <w:pPrChange w:id="846" w:author="Роман Новиков" w:date="2025-05-23T21:55:00Z">
          <w:pPr>
            <w:ind w:left="708"/>
            <w:jc w:val="both"/>
          </w:pPr>
        </w:pPrChange>
      </w:pPr>
      <w:ins w:id="847" w:author="Роман Новиков" w:date="2025-05-23T21:55:00Z">
        <w:r>
          <w:t>*</w:t>
        </w:r>
      </w:ins>
      <w:ins w:id="848" w:author="Роман Новиков" w:date="2025-05-24T10:13:00Z">
        <w:r w:rsidR="00B368C0">
          <w:t xml:space="preserve">в суточных графиках </w:t>
        </w:r>
      </w:ins>
      <w:ins w:id="849" w:author="Роман Новиков" w:date="2025-05-23T21:55:00Z">
        <w:r>
          <w:t>добавляется красная метка в нижней</w:t>
        </w:r>
      </w:ins>
      <w:ins w:id="850" w:author="Роман Новиков" w:date="2025-05-24T10:13:00Z">
        <w:r w:rsidR="00B368C0">
          <w:t xml:space="preserve"> части</w:t>
        </w:r>
      </w:ins>
      <w:ins w:id="851" w:author="Роман Новиков" w:date="2025-05-23T21:55:00Z">
        <w:r>
          <w:t xml:space="preserve">, справа от графика отображается значение показателя (температура </w:t>
        </w:r>
        <w:r>
          <w:rPr>
            <w:lang w:val="en-US"/>
          </w:rPr>
          <w:t>In</w:t>
        </w:r>
        <w:r w:rsidRPr="00A2552C">
          <w:t xml:space="preserve">, </w:t>
        </w:r>
        <w:r>
          <w:rPr>
            <w:lang w:val="en-US"/>
          </w:rPr>
          <w:t>Out</w:t>
        </w:r>
        <w:r w:rsidRPr="00A2552C">
          <w:t>,</w:t>
        </w:r>
        <w:r>
          <w:t xml:space="preserve"> влажность</w:t>
        </w:r>
        <w:r w:rsidRPr="00A2552C">
          <w:t xml:space="preserve"> </w:t>
        </w:r>
        <w:r>
          <w:rPr>
            <w:lang w:val="en-US"/>
          </w:rPr>
          <w:t>In</w:t>
        </w:r>
        <w:r w:rsidRPr="00A2552C">
          <w:t xml:space="preserve">, </w:t>
        </w:r>
        <w:r>
          <w:rPr>
            <w:lang w:val="en-US"/>
          </w:rPr>
          <w:t>Out</w:t>
        </w:r>
        <w:r>
          <w:t>,</w:t>
        </w:r>
        <w:r w:rsidRPr="006217AF">
          <w:t xml:space="preserve"> </w:t>
        </w:r>
        <w:r>
          <w:t>давление, СО2</w:t>
        </w:r>
      </w:ins>
      <w:ins w:id="852" w:author="Роман Новиков" w:date="2025-05-23T21:56:00Z">
        <w:r>
          <w:t>, точка росы</w:t>
        </w:r>
        <w:r w:rsidRPr="00811247">
          <w:rPr>
            <w:rPrChange w:id="853" w:author="Роман Новиков" w:date="2025-05-23T21:56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In</w:t>
        </w:r>
        <w:r w:rsidRPr="00A2552C">
          <w:t xml:space="preserve">, </w:t>
        </w:r>
        <w:r>
          <w:rPr>
            <w:lang w:val="en-US"/>
          </w:rPr>
          <w:t>Out</w:t>
        </w:r>
        <w:r>
          <w:t xml:space="preserve">). </w:t>
        </w:r>
      </w:ins>
    </w:p>
    <w:p w14:paraId="108042AE" w14:textId="77777777" w:rsidR="00811247" w:rsidRDefault="00811247" w:rsidP="00897F60">
      <w:pPr>
        <w:jc w:val="both"/>
        <w:rPr>
          <w:ins w:id="854" w:author="Роман Новиков" w:date="2025-05-23T21:55:00Z"/>
        </w:rPr>
      </w:pPr>
    </w:p>
    <w:p w14:paraId="1013AC4F" w14:textId="77777777" w:rsidR="00811247" w:rsidRDefault="00811247" w:rsidP="00897F60">
      <w:pPr>
        <w:jc w:val="both"/>
        <w:rPr>
          <w:ins w:id="855" w:author="Роман Новиков" w:date="2025-05-23T20:33:00Z"/>
        </w:rPr>
      </w:pPr>
    </w:p>
    <w:p w14:paraId="79A6308C" w14:textId="7BF36611" w:rsidR="00897F60" w:rsidRDefault="00897F60" w:rsidP="00897F60">
      <w:pPr>
        <w:jc w:val="both"/>
        <w:rPr>
          <w:ins w:id="856" w:author="Роман Новиков" w:date="2025-05-23T20:33:00Z"/>
        </w:rPr>
      </w:pPr>
      <w:ins w:id="857" w:author="Роман Новиков" w:date="2025-05-23T20:33:00Z">
        <w:r w:rsidRPr="002C5590">
          <w:rPr>
            <w:b/>
            <w:bCs/>
            <w:highlight w:val="cyan"/>
            <w:rPrChange w:id="858" w:author="Роман Новиков" w:date="2025-05-24T10:07:00Z">
              <w:rPr>
                <w:b/>
                <w:bCs/>
              </w:rPr>
            </w:rPrChange>
          </w:rPr>
          <w:t xml:space="preserve">Удержание </w:t>
        </w:r>
      </w:ins>
      <w:ins w:id="859" w:author="Роман Новиков" w:date="2025-05-23T21:39:00Z">
        <w:r w:rsidR="006D1AFA" w:rsidRPr="002C5590">
          <w:rPr>
            <w:highlight w:val="cyan"/>
            <w:rPrChange w:id="860" w:author="Роман Новиков" w:date="2025-05-24T10:07:00Z">
              <w:rPr/>
            </w:rPrChange>
          </w:rPr>
          <w:t>[кн.1]</w:t>
        </w:r>
      </w:ins>
      <w:ins w:id="861" w:author="Роман Новиков" w:date="2025-05-23T20:33:00Z">
        <w:r w:rsidRPr="006217AF">
          <w:t xml:space="preserve"> – </w:t>
        </w:r>
        <w:r>
          <w:t>автоматическое последовательное переключение показаний в нижней части табло как при одинарном нажатии.</w:t>
        </w:r>
      </w:ins>
    </w:p>
    <w:p w14:paraId="33E5D2DF" w14:textId="77777777" w:rsidR="001D7E67" w:rsidRDefault="001D7E67">
      <w:pPr>
        <w:jc w:val="both"/>
        <w:rPr>
          <w:ins w:id="862" w:author="Роман Новиков" w:date="2024-09-26T20:20:00Z"/>
        </w:rPr>
        <w:pPrChange w:id="863" w:author="Роман Новиков" w:date="2025-05-23T20:33:00Z">
          <w:pPr>
            <w:pStyle w:val="a3"/>
            <w:numPr>
              <w:numId w:val="3"/>
            </w:numPr>
            <w:ind w:hanging="360"/>
            <w:jc w:val="both"/>
          </w:pPr>
        </w:pPrChange>
      </w:pPr>
    </w:p>
    <w:p w14:paraId="2013ADBD" w14:textId="3A30A035" w:rsidR="003C7EA7" w:rsidRPr="0025761C" w:rsidRDefault="006E18A9">
      <w:pPr>
        <w:jc w:val="both"/>
        <w:rPr>
          <w:ins w:id="864" w:author="Роман Новиков" w:date="2024-09-26T20:25:00Z"/>
        </w:rPr>
        <w:pPrChange w:id="865" w:author="Роман Новиков" w:date="2024-09-26T20:25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866" w:author="Роман Новиков" w:date="2025-05-23T21:31:00Z">
        <w:r w:rsidRPr="002C5590">
          <w:rPr>
            <w:b/>
            <w:bCs/>
            <w:highlight w:val="cyan"/>
            <w:rPrChange w:id="867" w:author="Роман Новиков" w:date="2025-05-24T10:07:00Z">
              <w:rPr>
                <w:b/>
                <w:bCs/>
                <w:highlight w:val="green"/>
              </w:rPr>
            </w:rPrChange>
          </w:rPr>
          <w:t>Одинарное нажатие</w:t>
        </w:r>
        <w:r w:rsidRPr="002C5590">
          <w:rPr>
            <w:highlight w:val="cyan"/>
            <w:rPrChange w:id="868" w:author="Роман Новиков" w:date="2025-05-24T10:07:00Z">
              <w:rPr/>
            </w:rPrChange>
          </w:rPr>
          <w:t xml:space="preserve"> </w:t>
        </w:r>
      </w:ins>
      <w:ins w:id="869" w:author="Роман Новиков" w:date="2025-05-23T21:39:00Z">
        <w:r w:rsidR="006D1AFA" w:rsidRPr="002C5590">
          <w:rPr>
            <w:highlight w:val="cyan"/>
            <w:rPrChange w:id="870" w:author="Роман Новиков" w:date="2025-05-24T10:07:00Z">
              <w:rPr/>
            </w:rPrChange>
          </w:rPr>
          <w:t>[кн.</w:t>
        </w:r>
      </w:ins>
      <w:ins w:id="871" w:author="Роман Новиков" w:date="2025-05-23T21:40:00Z">
        <w:r w:rsidR="00031EC2" w:rsidRPr="002C5590">
          <w:rPr>
            <w:highlight w:val="cyan"/>
            <w:rPrChange w:id="872" w:author="Роман Новиков" w:date="2025-05-24T10:07:00Z">
              <w:rPr/>
            </w:rPrChange>
          </w:rPr>
          <w:t>1</w:t>
        </w:r>
      </w:ins>
      <w:ins w:id="873" w:author="Роман Новиков" w:date="2025-05-23T21:39:00Z">
        <w:r w:rsidR="006D1AFA" w:rsidRPr="002C5590">
          <w:rPr>
            <w:highlight w:val="cyan"/>
            <w:rPrChange w:id="874" w:author="Роман Новиков" w:date="2025-05-24T10:07:00Z">
              <w:rPr/>
            </w:rPrChange>
          </w:rPr>
          <w:t>]</w:t>
        </w:r>
      </w:ins>
      <w:ins w:id="875" w:author="Роман Новиков" w:date="2024-09-26T20:20:00Z">
        <w:r w:rsidR="003C7EA7" w:rsidRPr="003C7EA7">
          <w:rPr>
            <w:rPrChange w:id="876" w:author="Роман Новиков" w:date="2024-09-26T20:20:00Z">
              <w:rPr>
                <w:b/>
                <w:bCs/>
              </w:rPr>
            </w:rPrChange>
          </w:rPr>
          <w:t xml:space="preserve"> –</w:t>
        </w:r>
      </w:ins>
      <w:ins w:id="877" w:author="Роман Новиков" w:date="2025-05-24T10:08:00Z">
        <w:r w:rsidR="002C5590" w:rsidRPr="002C5590">
          <w:rPr>
            <w:rPrChange w:id="878" w:author="Роман Новиков" w:date="2025-05-24T10:08:00Z">
              <w:rPr>
                <w:lang w:val="en-US"/>
              </w:rPr>
            </w:rPrChange>
          </w:rPr>
          <w:t xml:space="preserve"> </w:t>
        </w:r>
      </w:ins>
      <w:ins w:id="879" w:author="Роман Новиков" w:date="2024-09-26T20:25:00Z">
        <w:r w:rsidR="00CC77B6" w:rsidRPr="0025761C">
          <w:t xml:space="preserve">переключение показаний </w:t>
        </w:r>
      </w:ins>
      <w:ins w:id="880" w:author="Роман Новиков" w:date="2024-12-08T21:32:00Z">
        <w:r w:rsidR="004807E8" w:rsidRPr="0025761C">
          <w:t>в правой части 3 и 4 секции из 4-х</w:t>
        </w:r>
      </w:ins>
      <w:ins w:id="881" w:author="Роман Новиков" w:date="2024-09-26T20:25:00Z">
        <w:r w:rsidR="00CC77B6" w:rsidRPr="0025761C">
          <w:t>:</w:t>
        </w:r>
      </w:ins>
    </w:p>
    <w:p w14:paraId="3C5E191D" w14:textId="5A98439F" w:rsidR="00CC77B6" w:rsidRPr="0025761C" w:rsidRDefault="00CC77B6" w:rsidP="00CC77B6">
      <w:pPr>
        <w:pStyle w:val="a3"/>
        <w:numPr>
          <w:ilvl w:val="0"/>
          <w:numId w:val="5"/>
        </w:numPr>
        <w:jc w:val="both"/>
        <w:rPr>
          <w:ins w:id="882" w:author="Роман Новиков" w:date="2024-09-26T20:26:00Z"/>
        </w:rPr>
      </w:pPr>
      <w:ins w:id="883" w:author="Роман Новиков" w:date="2024-09-26T20:25:00Z">
        <w:r w:rsidRPr="0025761C">
          <w:t>Часовой график температуры</w:t>
        </w:r>
      </w:ins>
      <w:ins w:id="884" w:author="Роман Новиков" w:date="2024-09-26T20:32:00Z">
        <w:r w:rsidR="00D2097D" w:rsidRPr="0025761C">
          <w:t xml:space="preserve"> (влажности, </w:t>
        </w:r>
        <w:proofErr w:type="gramStart"/>
        <w:r w:rsidR="00D2097D" w:rsidRPr="0025761C">
          <w:t>давления)</w:t>
        </w:r>
      </w:ins>
      <w:ins w:id="885" w:author="Роман Новиков" w:date="2024-09-26T20:37:00Z">
        <w:r w:rsidR="00D2097D" w:rsidRPr="0025761C">
          <w:t>*</w:t>
        </w:r>
      </w:ins>
      <w:proofErr w:type="gramEnd"/>
      <w:ins w:id="886" w:author="Роман Новиков" w:date="2024-09-26T20:26:00Z">
        <w:r w:rsidRPr="0025761C">
          <w:t xml:space="preserve"> </w:t>
        </w:r>
        <w:r w:rsidRPr="0025761C">
          <w:rPr>
            <w:lang w:val="en-US"/>
          </w:rPr>
          <w:t>Out</w:t>
        </w:r>
        <w:r w:rsidRPr="0025761C">
          <w:t>, давление, СО</w:t>
        </w:r>
      </w:ins>
      <w:ins w:id="887" w:author="Роман Новиков" w:date="2024-09-26T20:38:00Z">
        <w:r w:rsidR="00D2097D" w:rsidRPr="0025761C">
          <w:rPr>
            <w:vertAlign w:val="subscript"/>
          </w:rPr>
          <w:t>2</w:t>
        </w:r>
      </w:ins>
    </w:p>
    <w:p w14:paraId="13AEE18A" w14:textId="77777777" w:rsidR="00B368C0" w:rsidRPr="00B368C0" w:rsidRDefault="00CC77B6" w:rsidP="00CC77B6">
      <w:pPr>
        <w:pStyle w:val="a3"/>
        <w:numPr>
          <w:ilvl w:val="0"/>
          <w:numId w:val="5"/>
        </w:numPr>
        <w:jc w:val="both"/>
        <w:rPr>
          <w:ins w:id="888" w:author="Роман Новиков" w:date="2025-05-24T10:14:00Z"/>
          <w:rPrChange w:id="889" w:author="Роман Новиков" w:date="2025-05-24T10:14:00Z">
            <w:rPr>
              <w:ins w:id="890" w:author="Роман Новиков" w:date="2025-05-24T10:14:00Z"/>
              <w:vertAlign w:val="subscript"/>
            </w:rPr>
          </w:rPrChange>
        </w:rPr>
      </w:pPr>
      <w:ins w:id="891" w:author="Роман Новиков" w:date="2024-09-26T20:26:00Z">
        <w:r w:rsidRPr="0025761C">
          <w:t>Крупно давление, СО</w:t>
        </w:r>
      </w:ins>
      <w:ins w:id="892" w:author="Роман Новиков" w:date="2024-09-26T20:38:00Z">
        <w:r w:rsidR="00D2097D" w:rsidRPr="0025761C">
          <w:rPr>
            <w:vertAlign w:val="subscript"/>
          </w:rPr>
          <w:t>2</w:t>
        </w:r>
      </w:ins>
    </w:p>
    <w:p w14:paraId="04914D26" w14:textId="370F27AD" w:rsidR="00CC77B6" w:rsidRPr="0025761C" w:rsidRDefault="006E18A9">
      <w:pPr>
        <w:pStyle w:val="a3"/>
        <w:jc w:val="both"/>
        <w:rPr>
          <w:ins w:id="893" w:author="Роман Новиков" w:date="2024-09-26T20:26:00Z"/>
        </w:rPr>
        <w:pPrChange w:id="894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895" w:author="Роман Новиков" w:date="2025-05-23T21:32:00Z">
        <w:r w:rsidRPr="0025761C">
          <w:rPr>
            <w:noProof/>
          </w:rPr>
          <w:t xml:space="preserve"> </w:t>
        </w:r>
        <w:r w:rsidRPr="0025761C">
          <w:rPr>
            <w:noProof/>
            <w:rPrChange w:id="896" w:author="Роман Новиков" w:date="2025-05-23T22:02:00Z">
              <w:rPr>
                <w:noProof/>
              </w:rPr>
            </w:rPrChange>
          </w:rPr>
          <w:drawing>
            <wp:inline distT="0" distB="0" distL="0" distR="0" wp14:anchorId="00AB55D6" wp14:editId="4808A0E6">
              <wp:extent cx="1800000" cy="1800000"/>
              <wp:effectExtent l="0" t="0" r="0" b="0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3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BF8CE21" w14:textId="77777777" w:rsidR="00B368C0" w:rsidRPr="00B368C0" w:rsidRDefault="00CC77B6">
      <w:pPr>
        <w:pStyle w:val="a3"/>
        <w:numPr>
          <w:ilvl w:val="0"/>
          <w:numId w:val="5"/>
        </w:numPr>
        <w:jc w:val="both"/>
        <w:rPr>
          <w:ins w:id="897" w:author="Роман Новиков" w:date="2025-05-24T10:14:00Z"/>
          <w:rPrChange w:id="898" w:author="Роман Новиков" w:date="2025-05-24T10:14:00Z">
            <w:rPr>
              <w:ins w:id="899" w:author="Роман Новиков" w:date="2025-05-24T10:14:00Z"/>
              <w:lang w:val="en-US"/>
            </w:rPr>
          </w:rPrChange>
        </w:rPr>
      </w:pPr>
      <w:ins w:id="900" w:author="Роман Новиков" w:date="2024-09-26T20:26:00Z">
        <w:r w:rsidRPr="0025761C">
          <w:t>Часовой график температуры</w:t>
        </w:r>
      </w:ins>
      <w:ins w:id="901" w:author="Роман Новиков" w:date="2024-09-26T20:32:00Z">
        <w:r w:rsidR="00D2097D" w:rsidRPr="0025761C">
          <w:t xml:space="preserve"> (влажности, давления) </w:t>
        </w:r>
      </w:ins>
      <w:ins w:id="902" w:author="Роман Новиков" w:date="2024-09-26T20:26:00Z">
        <w:r w:rsidRPr="0025761C">
          <w:rPr>
            <w:lang w:val="en-US"/>
          </w:rPr>
          <w:t>Out</w:t>
        </w:r>
        <w:r w:rsidRPr="0025761C">
          <w:t xml:space="preserve">, давление, </w:t>
        </w:r>
      </w:ins>
      <w:ins w:id="903" w:author="Роман Новиков" w:date="2024-09-26T20:27:00Z">
        <w:r w:rsidRPr="0025761C">
          <w:t>ч</w:t>
        </w:r>
      </w:ins>
      <w:ins w:id="904" w:author="Роман Новиков" w:date="2024-09-26T20:26:00Z">
        <w:r w:rsidRPr="0025761C">
          <w:t>асовой график СО</w:t>
        </w:r>
      </w:ins>
      <w:ins w:id="905" w:author="Роман Новиков" w:date="2024-09-26T20:38:00Z">
        <w:r w:rsidR="00D2097D" w:rsidRPr="0025761C">
          <w:rPr>
            <w:vertAlign w:val="subscript"/>
          </w:rPr>
          <w:t>2</w:t>
        </w:r>
      </w:ins>
      <w:ins w:id="906" w:author="Роман Новиков" w:date="2024-09-26T20:34:00Z">
        <w:r w:rsidR="00D2097D" w:rsidRPr="0025761C">
          <w:t xml:space="preserve"> </w:t>
        </w:r>
        <w:bookmarkStart w:id="907" w:name="_Hlk178275303"/>
        <w:r w:rsidR="00D2097D" w:rsidRPr="0025761C">
          <w:t xml:space="preserve">(температуры, влажности) </w:t>
        </w:r>
        <w:r w:rsidR="00D2097D" w:rsidRPr="0025761C">
          <w:rPr>
            <w:lang w:val="en-US"/>
          </w:rPr>
          <w:t>In</w:t>
        </w:r>
      </w:ins>
      <w:bookmarkEnd w:id="907"/>
    </w:p>
    <w:p w14:paraId="3149A5EB" w14:textId="53089D2E" w:rsidR="00CC77B6" w:rsidRPr="0025761C" w:rsidRDefault="006E18A9">
      <w:pPr>
        <w:pStyle w:val="a3"/>
        <w:jc w:val="both"/>
        <w:rPr>
          <w:ins w:id="908" w:author="Роман Новиков" w:date="2024-09-26T20:26:00Z"/>
        </w:rPr>
        <w:pPrChange w:id="909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910" w:author="Роман Новиков" w:date="2025-05-23T21:33:00Z">
        <w:r w:rsidRPr="0025761C">
          <w:rPr>
            <w:noProof/>
            <w:rPrChange w:id="911" w:author="Роман Новиков" w:date="2025-05-23T22:02:00Z">
              <w:rPr>
                <w:noProof/>
              </w:rPr>
            </w:rPrChange>
          </w:rPr>
          <w:drawing>
            <wp:inline distT="0" distB="0" distL="0" distR="0" wp14:anchorId="0A781C29" wp14:editId="3CDD1275">
              <wp:extent cx="1800000" cy="1800000"/>
              <wp:effectExtent l="0" t="0" r="0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3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3337B1C" w14:textId="77777777" w:rsidR="00B368C0" w:rsidRPr="00B368C0" w:rsidRDefault="00CC77B6" w:rsidP="00CC77B6">
      <w:pPr>
        <w:pStyle w:val="a3"/>
        <w:numPr>
          <w:ilvl w:val="0"/>
          <w:numId w:val="5"/>
        </w:numPr>
        <w:jc w:val="both"/>
        <w:rPr>
          <w:ins w:id="912" w:author="Роман Новиков" w:date="2025-05-24T10:14:00Z"/>
          <w:rPrChange w:id="913" w:author="Роман Новиков" w:date="2025-05-24T10:14:00Z">
            <w:rPr>
              <w:ins w:id="914" w:author="Роман Новиков" w:date="2025-05-24T10:14:00Z"/>
              <w:vertAlign w:val="subscript"/>
            </w:rPr>
          </w:rPrChange>
        </w:rPr>
      </w:pPr>
      <w:ins w:id="915" w:author="Роман Новиков" w:date="2024-09-26T20:27:00Z">
        <w:r w:rsidRPr="0025761C">
          <w:t>Крупно часовой график температуры</w:t>
        </w:r>
      </w:ins>
      <w:ins w:id="916" w:author="Роман Новиков" w:date="2024-09-26T20:32:00Z">
        <w:r w:rsidR="00D2097D" w:rsidRPr="0025761C">
          <w:t xml:space="preserve"> (влажности, давления)</w:t>
        </w:r>
      </w:ins>
      <w:ins w:id="917" w:author="Роман Новиков" w:date="2024-09-26T20:27:00Z">
        <w:r w:rsidRPr="0025761C">
          <w:t xml:space="preserve"> </w:t>
        </w:r>
        <w:r w:rsidRPr="0025761C">
          <w:rPr>
            <w:lang w:val="en-US"/>
          </w:rPr>
          <w:t>Out</w:t>
        </w:r>
        <w:r w:rsidRPr="0025761C">
          <w:t>, СО</w:t>
        </w:r>
      </w:ins>
      <w:ins w:id="918" w:author="Роман Новиков" w:date="2024-09-26T20:39:00Z">
        <w:r w:rsidR="00D2097D" w:rsidRPr="0025761C">
          <w:rPr>
            <w:vertAlign w:val="subscript"/>
          </w:rPr>
          <w:t>2</w:t>
        </w:r>
      </w:ins>
    </w:p>
    <w:p w14:paraId="45AF721C" w14:textId="3906982C" w:rsidR="00CC77B6" w:rsidRPr="0025761C" w:rsidRDefault="006D1AFA">
      <w:pPr>
        <w:pStyle w:val="a3"/>
        <w:jc w:val="both"/>
        <w:rPr>
          <w:ins w:id="919" w:author="Роман Новиков" w:date="2024-09-26T20:27:00Z"/>
        </w:rPr>
        <w:pPrChange w:id="920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921" w:author="Роман Новиков" w:date="2025-05-23T21:37:00Z">
        <w:r w:rsidRPr="0025761C">
          <w:rPr>
            <w:noProof/>
          </w:rPr>
          <w:t xml:space="preserve"> </w:t>
        </w:r>
        <w:r w:rsidRPr="0025761C">
          <w:rPr>
            <w:noProof/>
            <w:rPrChange w:id="922" w:author="Роман Новиков" w:date="2025-05-23T22:02:00Z">
              <w:rPr>
                <w:noProof/>
              </w:rPr>
            </w:rPrChange>
          </w:rPr>
          <w:drawing>
            <wp:inline distT="0" distB="0" distL="0" distR="0" wp14:anchorId="47A83F21" wp14:editId="1C8AAFA7">
              <wp:extent cx="1800000" cy="1800000"/>
              <wp:effectExtent l="0" t="0" r="0" b="0"/>
              <wp:docPr id="2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3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C854212" w14:textId="77777777" w:rsidR="00B368C0" w:rsidRPr="00B368C0" w:rsidRDefault="00CC77B6" w:rsidP="00CC77B6">
      <w:pPr>
        <w:pStyle w:val="a3"/>
        <w:numPr>
          <w:ilvl w:val="0"/>
          <w:numId w:val="5"/>
        </w:numPr>
        <w:jc w:val="both"/>
        <w:rPr>
          <w:ins w:id="923" w:author="Роман Новиков" w:date="2025-05-24T10:14:00Z"/>
          <w:rPrChange w:id="924" w:author="Роман Новиков" w:date="2025-05-24T10:14:00Z">
            <w:rPr>
              <w:ins w:id="925" w:author="Роман Новиков" w:date="2025-05-24T10:14:00Z"/>
              <w:vertAlign w:val="subscript"/>
            </w:rPr>
          </w:rPrChange>
        </w:rPr>
      </w:pPr>
      <w:ins w:id="926" w:author="Роман Новиков" w:date="2024-09-26T20:27:00Z">
        <w:r w:rsidRPr="0025761C">
          <w:t>Часовой график температуры</w:t>
        </w:r>
      </w:ins>
      <w:ins w:id="927" w:author="Роман Новиков" w:date="2024-09-26T20:32:00Z">
        <w:r w:rsidR="00D2097D" w:rsidRPr="0025761C">
          <w:t xml:space="preserve"> (влажности, давления) </w:t>
        </w:r>
      </w:ins>
      <w:ins w:id="928" w:author="Роман Новиков" w:date="2024-09-26T20:28:00Z">
        <w:r w:rsidRPr="0025761C">
          <w:t xml:space="preserve">и влажности </w:t>
        </w:r>
      </w:ins>
      <w:ins w:id="929" w:author="Роман Новиков" w:date="2024-09-26T20:32:00Z">
        <w:r w:rsidR="00D2097D" w:rsidRPr="0025761C">
          <w:t>(давления</w:t>
        </w:r>
      </w:ins>
      <w:ins w:id="930" w:author="Роман Новиков" w:date="2024-09-26T20:33:00Z">
        <w:r w:rsidR="00D2097D" w:rsidRPr="0025761C">
          <w:t>, температуры</w:t>
        </w:r>
      </w:ins>
      <w:ins w:id="931" w:author="Роман Новиков" w:date="2024-09-26T20:32:00Z">
        <w:r w:rsidR="00D2097D" w:rsidRPr="0025761C">
          <w:t xml:space="preserve">) </w:t>
        </w:r>
      </w:ins>
      <w:ins w:id="932" w:author="Роман Новиков" w:date="2024-09-26T20:27:00Z">
        <w:r w:rsidRPr="0025761C">
          <w:rPr>
            <w:lang w:val="en-US"/>
          </w:rPr>
          <w:t>Out</w:t>
        </w:r>
        <w:r w:rsidRPr="0025761C">
          <w:t>, СО</w:t>
        </w:r>
      </w:ins>
      <w:ins w:id="933" w:author="Роман Новиков" w:date="2024-09-26T20:38:00Z">
        <w:r w:rsidR="00D2097D" w:rsidRPr="0025761C">
          <w:rPr>
            <w:vertAlign w:val="subscript"/>
          </w:rPr>
          <w:t>2</w:t>
        </w:r>
      </w:ins>
    </w:p>
    <w:p w14:paraId="67497346" w14:textId="7F448C5E" w:rsidR="00CC77B6" w:rsidRPr="0025761C" w:rsidRDefault="006D1AFA">
      <w:pPr>
        <w:pStyle w:val="a3"/>
        <w:jc w:val="both"/>
        <w:rPr>
          <w:ins w:id="934" w:author="Роман Новиков" w:date="2024-09-26T20:27:00Z"/>
        </w:rPr>
        <w:pPrChange w:id="935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936" w:author="Роман Новиков" w:date="2025-05-23T21:34:00Z">
        <w:r w:rsidRPr="0025761C">
          <w:rPr>
            <w:noProof/>
          </w:rPr>
          <w:lastRenderedPageBreak/>
          <w:t xml:space="preserve"> </w:t>
        </w:r>
        <w:r w:rsidRPr="0025761C">
          <w:rPr>
            <w:noProof/>
            <w:rPrChange w:id="937" w:author="Роман Новиков" w:date="2025-05-23T22:02:00Z">
              <w:rPr>
                <w:noProof/>
              </w:rPr>
            </w:rPrChange>
          </w:rPr>
          <w:drawing>
            <wp:inline distT="0" distB="0" distL="0" distR="0" wp14:anchorId="20F3A623" wp14:editId="3E395C4A">
              <wp:extent cx="1800000" cy="1800000"/>
              <wp:effectExtent l="0" t="0" r="0" b="0"/>
              <wp:docPr id="23" name="Рисунок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/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737C36F" w14:textId="77777777" w:rsidR="00B368C0" w:rsidRPr="00B368C0" w:rsidRDefault="00CC77B6" w:rsidP="00CC77B6">
      <w:pPr>
        <w:pStyle w:val="a3"/>
        <w:numPr>
          <w:ilvl w:val="0"/>
          <w:numId w:val="5"/>
        </w:numPr>
        <w:jc w:val="both"/>
        <w:rPr>
          <w:ins w:id="938" w:author="Роман Новиков" w:date="2025-05-24T10:14:00Z"/>
          <w:rPrChange w:id="939" w:author="Роман Новиков" w:date="2025-05-24T10:14:00Z">
            <w:rPr>
              <w:ins w:id="940" w:author="Роман Новиков" w:date="2025-05-24T10:14:00Z"/>
              <w:lang w:val="en-US"/>
            </w:rPr>
          </w:rPrChange>
        </w:rPr>
      </w:pPr>
      <w:ins w:id="941" w:author="Роман Новиков" w:date="2024-09-26T20:28:00Z">
        <w:r w:rsidRPr="0025761C">
          <w:t>Крупно давление, часовой график СО</w:t>
        </w:r>
      </w:ins>
      <w:ins w:id="942" w:author="Роман Новиков" w:date="2024-09-26T20:38:00Z">
        <w:r w:rsidR="00D2097D" w:rsidRPr="0025761C">
          <w:rPr>
            <w:vertAlign w:val="subscript"/>
          </w:rPr>
          <w:t>2</w:t>
        </w:r>
      </w:ins>
      <w:ins w:id="943" w:author="Роман Новиков" w:date="2024-09-26T20:34:00Z">
        <w:r w:rsidR="00D2097D" w:rsidRPr="0025761C">
          <w:rPr>
            <w:rPrChange w:id="944" w:author="Роман Новиков" w:date="2025-05-23T22:02:00Z">
              <w:rPr>
                <w:lang w:val="en-US"/>
              </w:rPr>
            </w:rPrChange>
          </w:rPr>
          <w:t xml:space="preserve"> </w:t>
        </w:r>
        <w:r w:rsidR="00D2097D" w:rsidRPr="0025761C">
          <w:t xml:space="preserve">(температуры, влажности) </w:t>
        </w:r>
        <w:r w:rsidR="00D2097D" w:rsidRPr="0025761C">
          <w:rPr>
            <w:lang w:val="en-US"/>
          </w:rPr>
          <w:t>In</w:t>
        </w:r>
      </w:ins>
    </w:p>
    <w:p w14:paraId="3D3F21B2" w14:textId="31517375" w:rsidR="00CC77B6" w:rsidRPr="0025761C" w:rsidRDefault="006D1AFA">
      <w:pPr>
        <w:pStyle w:val="a3"/>
        <w:jc w:val="both"/>
        <w:rPr>
          <w:ins w:id="945" w:author="Роман Новиков" w:date="2024-09-26T20:28:00Z"/>
        </w:rPr>
        <w:pPrChange w:id="946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947" w:author="Роман Новиков" w:date="2025-05-23T21:37:00Z">
        <w:r w:rsidRPr="0025761C">
          <w:rPr>
            <w:noProof/>
            <w:rPrChange w:id="948" w:author="Роман Новиков" w:date="2025-05-23T22:02:00Z">
              <w:rPr>
                <w:noProof/>
              </w:rPr>
            </w:rPrChange>
          </w:rPr>
          <w:drawing>
            <wp:inline distT="0" distB="0" distL="0" distR="0" wp14:anchorId="6B44D350" wp14:editId="4A6B889E">
              <wp:extent cx="1800000" cy="1800000"/>
              <wp:effectExtent l="0" t="0" r="0" b="0"/>
              <wp:docPr id="24" name="Рисунок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/>
                      <pic:cNvPicPr>
                        <a:picLocks noChangeAspect="1" noChangeArrowheads="1"/>
                      </pic:cNvPicPr>
                    </pic:nvPicPr>
                    <pic:blipFill>
                      <a:blip r:embed="rId3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FCE178" w14:textId="77777777" w:rsidR="00B368C0" w:rsidRPr="00B368C0" w:rsidRDefault="00CC77B6" w:rsidP="00CC77B6">
      <w:pPr>
        <w:pStyle w:val="a3"/>
        <w:numPr>
          <w:ilvl w:val="0"/>
          <w:numId w:val="5"/>
        </w:numPr>
        <w:jc w:val="both"/>
        <w:rPr>
          <w:ins w:id="949" w:author="Роман Новиков" w:date="2025-05-24T10:14:00Z"/>
          <w:rPrChange w:id="950" w:author="Роман Новиков" w:date="2025-05-24T10:14:00Z">
            <w:rPr>
              <w:ins w:id="951" w:author="Роман Новиков" w:date="2025-05-24T10:14:00Z"/>
              <w:lang w:val="en-US"/>
            </w:rPr>
          </w:rPrChange>
        </w:rPr>
      </w:pPr>
      <w:ins w:id="952" w:author="Роман Новиков" w:date="2024-09-26T20:29:00Z">
        <w:r w:rsidRPr="0025761C">
          <w:t>Давление, часовой график СО</w:t>
        </w:r>
      </w:ins>
      <w:ins w:id="953" w:author="Роман Новиков" w:date="2024-09-26T20:38:00Z">
        <w:r w:rsidR="00D2097D" w:rsidRPr="0025761C">
          <w:rPr>
            <w:vertAlign w:val="subscript"/>
          </w:rPr>
          <w:t>2</w:t>
        </w:r>
      </w:ins>
      <w:ins w:id="954" w:author="Роман Новиков" w:date="2024-09-26T20:34:00Z">
        <w:r w:rsidR="00D2097D" w:rsidRPr="0025761C">
          <w:rPr>
            <w:rPrChange w:id="955" w:author="Роман Новиков" w:date="2025-05-23T22:02:00Z">
              <w:rPr>
                <w:lang w:val="en-US"/>
              </w:rPr>
            </w:rPrChange>
          </w:rPr>
          <w:t xml:space="preserve"> </w:t>
        </w:r>
        <w:r w:rsidR="00D2097D" w:rsidRPr="0025761C">
          <w:t xml:space="preserve">(температуры, влажности) </w:t>
        </w:r>
      </w:ins>
      <w:ins w:id="956" w:author="Роман Новиков" w:date="2024-09-26T20:29:00Z">
        <w:r w:rsidRPr="0025761C">
          <w:t xml:space="preserve">и температуры </w:t>
        </w:r>
      </w:ins>
      <w:ins w:id="957" w:author="Роман Новиков" w:date="2024-09-26T20:34:00Z">
        <w:r w:rsidR="00D2097D" w:rsidRPr="0025761C">
          <w:rPr>
            <w:rPrChange w:id="958" w:author="Роман Новиков" w:date="2025-05-23T22:02:00Z">
              <w:rPr>
                <w:lang w:val="en-US"/>
              </w:rPr>
            </w:rPrChange>
          </w:rPr>
          <w:t>(</w:t>
        </w:r>
        <w:r w:rsidR="00D2097D" w:rsidRPr="0025761C">
          <w:t xml:space="preserve">влажности, </w:t>
        </w:r>
      </w:ins>
      <w:ins w:id="959" w:author="Роман Новиков" w:date="2024-09-26T20:35:00Z">
        <w:r w:rsidR="00D2097D" w:rsidRPr="0025761C">
          <w:t>СО</w:t>
        </w:r>
      </w:ins>
      <w:ins w:id="960" w:author="Роман Новиков" w:date="2024-09-26T20:38:00Z">
        <w:r w:rsidR="00D2097D" w:rsidRPr="0025761C">
          <w:rPr>
            <w:vertAlign w:val="subscript"/>
          </w:rPr>
          <w:t>2</w:t>
        </w:r>
      </w:ins>
      <w:ins w:id="961" w:author="Роман Новиков" w:date="2024-09-26T20:34:00Z">
        <w:r w:rsidR="00D2097D" w:rsidRPr="0025761C">
          <w:t>)</w:t>
        </w:r>
        <w:r w:rsidR="00D2097D" w:rsidRPr="0025761C">
          <w:rPr>
            <w:rPrChange w:id="962" w:author="Роман Новиков" w:date="2025-05-23T22:02:00Z">
              <w:rPr>
                <w:lang w:val="en-US"/>
              </w:rPr>
            </w:rPrChange>
          </w:rPr>
          <w:t xml:space="preserve"> </w:t>
        </w:r>
      </w:ins>
      <w:ins w:id="963" w:author="Роман Новиков" w:date="2024-09-26T20:29:00Z">
        <w:r w:rsidRPr="0025761C">
          <w:rPr>
            <w:lang w:val="en-US"/>
          </w:rPr>
          <w:t>In</w:t>
        </w:r>
      </w:ins>
    </w:p>
    <w:p w14:paraId="22E9D6CF" w14:textId="43628698" w:rsidR="00CC77B6" w:rsidRPr="0025761C" w:rsidRDefault="006D1AFA">
      <w:pPr>
        <w:pStyle w:val="a3"/>
        <w:jc w:val="both"/>
        <w:rPr>
          <w:ins w:id="964" w:author="Роман Новиков" w:date="2024-09-26T20:29:00Z"/>
          <w:rPrChange w:id="965" w:author="Роман Новиков" w:date="2025-05-23T22:02:00Z">
            <w:rPr>
              <w:ins w:id="966" w:author="Роман Новиков" w:date="2024-09-26T20:29:00Z"/>
              <w:lang w:val="en-US"/>
            </w:rPr>
          </w:rPrChange>
        </w:rPr>
        <w:pPrChange w:id="967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968" w:author="Роман Новиков" w:date="2025-05-23T21:37:00Z">
        <w:r w:rsidRPr="0025761C">
          <w:rPr>
            <w:noProof/>
            <w:rPrChange w:id="969" w:author="Роман Новиков" w:date="2025-05-23T22:02:00Z">
              <w:rPr>
                <w:noProof/>
              </w:rPr>
            </w:rPrChange>
          </w:rPr>
          <w:drawing>
            <wp:inline distT="0" distB="0" distL="0" distR="0" wp14:anchorId="6C670459" wp14:editId="471EAC90">
              <wp:extent cx="1800000" cy="1800000"/>
              <wp:effectExtent l="0" t="0" r="0" b="0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/>
                      <pic:cNvPicPr>
                        <a:picLocks noChangeAspect="1" noChangeArrowheads="1"/>
                      </pic:cNvPicPr>
                    </pic:nvPicPr>
                    <pic:blipFill>
                      <a:blip r:embed="rId3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0B11E4D" w14:textId="77777777" w:rsidR="00B368C0" w:rsidRPr="00B368C0" w:rsidRDefault="00D2097D">
      <w:pPr>
        <w:pStyle w:val="a3"/>
        <w:numPr>
          <w:ilvl w:val="0"/>
          <w:numId w:val="5"/>
        </w:numPr>
        <w:jc w:val="both"/>
        <w:rPr>
          <w:ins w:id="970" w:author="Роман Новиков" w:date="2025-05-24T10:14:00Z"/>
          <w:rPrChange w:id="971" w:author="Роман Новиков" w:date="2025-05-24T10:14:00Z">
            <w:rPr>
              <w:ins w:id="972" w:author="Роман Новиков" w:date="2025-05-24T10:14:00Z"/>
              <w:lang w:val="en-US"/>
            </w:rPr>
          </w:rPrChange>
        </w:rPr>
      </w:pPr>
      <w:ins w:id="973" w:author="Роман Новиков" w:date="2024-09-26T20:33:00Z">
        <w:r w:rsidRPr="0025761C">
          <w:t xml:space="preserve">Часовой график температуры (влажности, давления) и влажности (давления, температуры) </w:t>
        </w:r>
        <w:r w:rsidRPr="0025761C">
          <w:rPr>
            <w:lang w:val="en-US"/>
          </w:rPr>
          <w:t>Out</w:t>
        </w:r>
      </w:ins>
      <w:ins w:id="974" w:author="Роман Новиков" w:date="2024-09-26T20:29:00Z">
        <w:r w:rsidR="00CC77B6" w:rsidRPr="0025761C">
          <w:t xml:space="preserve">, </w:t>
        </w:r>
      </w:ins>
      <w:ins w:id="975" w:author="Роман Новиков" w:date="2024-09-26T20:35:00Z">
        <w:r w:rsidRPr="0025761C">
          <w:t>часовой график СО</w:t>
        </w:r>
      </w:ins>
      <w:ins w:id="976" w:author="Роман Новиков" w:date="2024-09-26T20:38:00Z">
        <w:r w:rsidRPr="0025761C">
          <w:rPr>
            <w:vertAlign w:val="subscript"/>
          </w:rPr>
          <w:t>2</w:t>
        </w:r>
      </w:ins>
      <w:ins w:id="977" w:author="Роман Новиков" w:date="2024-09-26T20:35:00Z">
        <w:r w:rsidRPr="0025761C">
          <w:t xml:space="preserve"> (температуры, влажности) и температуры (влажности, СО</w:t>
        </w:r>
      </w:ins>
      <w:ins w:id="978" w:author="Роман Новиков" w:date="2024-09-26T20:38:00Z">
        <w:r w:rsidRPr="0025761C">
          <w:rPr>
            <w:vertAlign w:val="subscript"/>
          </w:rPr>
          <w:t>2</w:t>
        </w:r>
      </w:ins>
      <w:ins w:id="979" w:author="Роман Новиков" w:date="2024-09-26T20:35:00Z">
        <w:r w:rsidRPr="0025761C">
          <w:t xml:space="preserve">) </w:t>
        </w:r>
        <w:r w:rsidRPr="0025761C">
          <w:rPr>
            <w:lang w:val="en-US"/>
          </w:rPr>
          <w:t>In</w:t>
        </w:r>
      </w:ins>
    </w:p>
    <w:p w14:paraId="64E17AB2" w14:textId="05E44FBC" w:rsidR="00CC77B6" w:rsidRPr="0025761C" w:rsidRDefault="006D1AFA">
      <w:pPr>
        <w:pStyle w:val="a3"/>
        <w:jc w:val="both"/>
        <w:rPr>
          <w:ins w:id="980" w:author="Роман Новиков" w:date="2024-09-26T20:30:00Z"/>
        </w:rPr>
        <w:pPrChange w:id="981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982" w:author="Роман Новиков" w:date="2025-05-23T21:36:00Z">
        <w:r w:rsidRPr="0025761C">
          <w:rPr>
            <w:noProof/>
            <w:rPrChange w:id="983" w:author="Роман Новиков" w:date="2025-05-23T22:02:00Z">
              <w:rPr>
                <w:noProof/>
              </w:rPr>
            </w:rPrChange>
          </w:rPr>
          <w:drawing>
            <wp:inline distT="0" distB="0" distL="0" distR="0" wp14:anchorId="06FB5CEE" wp14:editId="7428C48A">
              <wp:extent cx="1800000" cy="1800000"/>
              <wp:effectExtent l="0" t="0" r="0" b="0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/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A7BBE8D" w14:textId="77777777" w:rsidR="00B368C0" w:rsidRPr="00B368C0" w:rsidRDefault="00CC77B6" w:rsidP="00D2097D">
      <w:pPr>
        <w:pStyle w:val="a3"/>
        <w:numPr>
          <w:ilvl w:val="0"/>
          <w:numId w:val="5"/>
        </w:numPr>
        <w:jc w:val="both"/>
        <w:rPr>
          <w:ins w:id="984" w:author="Роман Новиков" w:date="2025-05-24T10:14:00Z"/>
          <w:rPrChange w:id="985" w:author="Роман Новиков" w:date="2025-05-24T10:14:00Z">
            <w:rPr>
              <w:ins w:id="986" w:author="Роман Новиков" w:date="2025-05-24T10:14:00Z"/>
              <w:lang w:val="en-US"/>
            </w:rPr>
          </w:rPrChange>
        </w:rPr>
      </w:pPr>
      <w:ins w:id="987" w:author="Роман Новиков" w:date="2024-09-26T20:31:00Z">
        <w:r w:rsidRPr="0025761C">
          <w:t xml:space="preserve">Крупно часовой график температуры </w:t>
        </w:r>
      </w:ins>
      <w:ins w:id="988" w:author="Роман Новиков" w:date="2024-09-26T20:33:00Z">
        <w:r w:rsidR="00D2097D" w:rsidRPr="0025761C">
          <w:t xml:space="preserve">(влажности, давления) </w:t>
        </w:r>
      </w:ins>
      <w:ins w:id="989" w:author="Роман Новиков" w:date="2024-09-26T20:31:00Z">
        <w:r w:rsidRPr="0025761C">
          <w:rPr>
            <w:lang w:val="en-US"/>
          </w:rPr>
          <w:t>Out</w:t>
        </w:r>
        <w:r w:rsidRPr="0025761C">
          <w:t xml:space="preserve">, </w:t>
        </w:r>
      </w:ins>
      <w:ins w:id="990" w:author="Роман Новиков" w:date="2024-09-26T20:45:00Z">
        <w:r w:rsidR="00161FA0" w:rsidRPr="0025761C">
          <w:t>ч</w:t>
        </w:r>
      </w:ins>
      <w:ins w:id="991" w:author="Роман Новиков" w:date="2024-09-26T20:31:00Z">
        <w:r w:rsidRPr="0025761C">
          <w:t>асовой график СО</w:t>
        </w:r>
      </w:ins>
      <w:ins w:id="992" w:author="Роман Новиков" w:date="2024-09-26T20:38:00Z">
        <w:r w:rsidR="00D2097D" w:rsidRPr="0025761C">
          <w:rPr>
            <w:vertAlign w:val="subscript"/>
          </w:rPr>
          <w:t>2</w:t>
        </w:r>
      </w:ins>
      <w:ins w:id="993" w:author="Роман Новиков" w:date="2024-09-26T20:35:00Z">
        <w:r w:rsidR="00D2097D" w:rsidRPr="0025761C">
          <w:t xml:space="preserve"> (температуры, влажности) </w:t>
        </w:r>
        <w:r w:rsidR="00D2097D" w:rsidRPr="0025761C">
          <w:rPr>
            <w:lang w:val="en-US"/>
          </w:rPr>
          <w:t>In</w:t>
        </w:r>
      </w:ins>
    </w:p>
    <w:p w14:paraId="76940800" w14:textId="6849ECAE" w:rsidR="00CC77B6" w:rsidRPr="0025761C" w:rsidRDefault="006D1AFA">
      <w:pPr>
        <w:pStyle w:val="a3"/>
        <w:jc w:val="both"/>
        <w:rPr>
          <w:ins w:id="994" w:author="Роман Новиков" w:date="2024-09-26T20:37:00Z"/>
          <w:rPrChange w:id="995" w:author="Роман Новиков" w:date="2025-05-23T22:02:00Z">
            <w:rPr>
              <w:ins w:id="996" w:author="Роман Новиков" w:date="2024-09-26T20:37:00Z"/>
              <w:lang w:val="en-US"/>
            </w:rPr>
          </w:rPrChange>
        </w:rPr>
        <w:pPrChange w:id="997" w:author="Роман Новиков" w:date="2025-05-24T10:14:00Z">
          <w:pPr>
            <w:pStyle w:val="a3"/>
            <w:numPr>
              <w:numId w:val="5"/>
            </w:numPr>
            <w:ind w:hanging="360"/>
            <w:jc w:val="both"/>
          </w:pPr>
        </w:pPrChange>
      </w:pPr>
      <w:ins w:id="998" w:author="Роман Новиков" w:date="2025-05-23T21:36:00Z">
        <w:r w:rsidRPr="0025761C">
          <w:rPr>
            <w:noProof/>
            <w:rPrChange w:id="999" w:author="Роман Новиков" w:date="2025-05-23T22:02:00Z">
              <w:rPr>
                <w:noProof/>
              </w:rPr>
            </w:rPrChange>
          </w:rPr>
          <w:lastRenderedPageBreak/>
          <w:drawing>
            <wp:inline distT="0" distB="0" distL="0" distR="0" wp14:anchorId="3CF4A9B6" wp14:editId="111F7DB1">
              <wp:extent cx="1800000" cy="1800000"/>
              <wp:effectExtent l="0" t="0" r="0" b="0"/>
              <wp:docPr id="27" name="Рисунок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000" cy="180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AE5C836" w14:textId="65F49A5E" w:rsidR="00D2097D" w:rsidRPr="00D2097D" w:rsidRDefault="00D2097D">
      <w:pPr>
        <w:jc w:val="both"/>
        <w:rPr>
          <w:ins w:id="1000" w:author="Роман Новиков" w:date="2024-09-26T20:17:00Z"/>
        </w:rPr>
        <w:pPrChange w:id="1001" w:author="Роман Новиков" w:date="2024-09-26T20:37:00Z">
          <w:pPr>
            <w:pStyle w:val="a3"/>
            <w:numPr>
              <w:numId w:val="3"/>
            </w:numPr>
            <w:ind w:hanging="360"/>
            <w:jc w:val="both"/>
          </w:pPr>
        </w:pPrChange>
      </w:pPr>
      <w:ins w:id="1002" w:author="Роман Новиков" w:date="2024-09-26T20:37:00Z">
        <w:r w:rsidRPr="0025761C">
          <w:t xml:space="preserve">*какой график будет отображаться </w:t>
        </w:r>
      </w:ins>
      <w:ins w:id="1003" w:author="Роман Новиков" w:date="2024-12-08T21:33:00Z">
        <w:r w:rsidR="004807E8" w:rsidRPr="0025761C">
          <w:t xml:space="preserve">для графиков </w:t>
        </w:r>
        <w:r w:rsidR="004807E8" w:rsidRPr="0025761C">
          <w:rPr>
            <w:lang w:val="en-US"/>
          </w:rPr>
          <w:t>Out</w:t>
        </w:r>
        <w:r w:rsidR="004807E8" w:rsidRPr="0025761C">
          <w:t xml:space="preserve"> </w:t>
        </w:r>
      </w:ins>
      <w:ins w:id="1004" w:author="Роман Новиков" w:date="2024-09-26T20:37:00Z">
        <w:r w:rsidRPr="0025761C">
          <w:t>выбирается двойным нажатием</w:t>
        </w:r>
      </w:ins>
      <w:ins w:id="1005" w:author="Роман Новиков" w:date="2025-05-23T21:38:00Z">
        <w:r w:rsidR="006D1AFA" w:rsidRPr="0025761C">
          <w:t xml:space="preserve"> </w:t>
        </w:r>
        <w:r w:rsidR="006D1AFA" w:rsidRPr="0025761C">
          <w:rPr>
            <w:rPrChange w:id="1006" w:author="Роман Новиков" w:date="2025-05-23T22:02:00Z">
              <w:rPr>
                <w:lang w:val="en-US"/>
              </w:rPr>
            </w:rPrChange>
          </w:rPr>
          <w:t>[</w:t>
        </w:r>
        <w:r w:rsidR="006D1AFA" w:rsidRPr="0025761C">
          <w:t>кн.</w:t>
        </w:r>
      </w:ins>
      <w:ins w:id="1007" w:author="Роман Новиков" w:date="2025-05-23T21:39:00Z">
        <w:r w:rsidR="00C65EFB" w:rsidRPr="0025761C">
          <w:t>2</w:t>
        </w:r>
      </w:ins>
      <w:ins w:id="1008" w:author="Роман Новиков" w:date="2025-05-23T21:38:00Z">
        <w:r w:rsidR="006D1AFA" w:rsidRPr="0025761C">
          <w:rPr>
            <w:rPrChange w:id="1009" w:author="Роман Новиков" w:date="2025-05-23T22:02:00Z">
              <w:rPr>
                <w:lang w:val="en-US"/>
              </w:rPr>
            </w:rPrChange>
          </w:rPr>
          <w:t>]</w:t>
        </w:r>
      </w:ins>
      <w:ins w:id="1010" w:author="Роман Новиков" w:date="2024-12-08T21:33:00Z">
        <w:r w:rsidR="004807E8" w:rsidRPr="0025761C">
          <w:t>,</w:t>
        </w:r>
      </w:ins>
      <w:ins w:id="1011" w:author="Роман Новиков" w:date="2024-09-26T20:37:00Z">
        <w:r w:rsidRPr="0025761C">
          <w:t xml:space="preserve"> </w:t>
        </w:r>
      </w:ins>
      <w:ins w:id="1012" w:author="Роман Новиков" w:date="2024-12-08T21:33:00Z">
        <w:r w:rsidR="004807E8" w:rsidRPr="0025761C">
          <w:t xml:space="preserve">для графиков </w:t>
        </w:r>
        <w:r w:rsidR="004807E8" w:rsidRPr="0025761C">
          <w:rPr>
            <w:lang w:val="en-US"/>
          </w:rPr>
          <w:t>In</w:t>
        </w:r>
        <w:r w:rsidR="004807E8" w:rsidRPr="0025761C">
          <w:t xml:space="preserve"> </w:t>
        </w:r>
      </w:ins>
      <w:ins w:id="1013" w:author="Роман Новиков" w:date="2024-09-26T20:37:00Z">
        <w:r w:rsidRPr="0025761C">
          <w:t>тройным нажатием</w:t>
        </w:r>
      </w:ins>
      <w:ins w:id="1014" w:author="Роман Новиков" w:date="2025-05-23T21:38:00Z">
        <w:r w:rsidR="006D1AFA" w:rsidRPr="0025761C">
          <w:t xml:space="preserve"> [кн.</w:t>
        </w:r>
      </w:ins>
      <w:ins w:id="1015" w:author="Роман Новиков" w:date="2025-05-23T21:39:00Z">
        <w:r w:rsidR="00C65EFB" w:rsidRPr="0025761C">
          <w:t>2</w:t>
        </w:r>
      </w:ins>
      <w:ins w:id="1016" w:author="Роман Новиков" w:date="2025-05-23T21:38:00Z">
        <w:r w:rsidR="006D1AFA" w:rsidRPr="0025761C">
          <w:t>]</w:t>
        </w:r>
      </w:ins>
      <w:ins w:id="1017" w:author="Роман Новиков" w:date="2024-12-08T21:33:00Z">
        <w:r w:rsidR="004807E8" w:rsidRPr="0025761C">
          <w:t>.</w:t>
        </w:r>
      </w:ins>
    </w:p>
    <w:p w14:paraId="0484AABA" w14:textId="4BB42B1D" w:rsidR="00CC77B6" w:rsidRPr="00D2097D" w:rsidRDefault="000720E1">
      <w:pPr>
        <w:jc w:val="both"/>
        <w:rPr>
          <w:ins w:id="1018" w:author="Роман Новиков" w:date="2024-09-26T20:21:00Z"/>
        </w:rPr>
      </w:pPr>
      <w:ins w:id="1019" w:author="Роман Новиков" w:date="2024-09-26T20:17:00Z">
        <w:r w:rsidRPr="002C5590">
          <w:rPr>
            <w:b/>
            <w:bCs/>
            <w:highlight w:val="cyan"/>
            <w:rPrChange w:id="1020" w:author="Роман Новиков" w:date="2025-05-24T10:08:00Z">
              <w:rPr>
                <w:b/>
                <w:bCs/>
              </w:rPr>
            </w:rPrChange>
          </w:rPr>
          <w:t xml:space="preserve">Двойное нажатие </w:t>
        </w:r>
      </w:ins>
      <w:ins w:id="1021" w:author="Роман Новиков" w:date="2025-05-23T21:39:00Z">
        <w:r w:rsidR="00E97AEC" w:rsidRPr="002C5590">
          <w:rPr>
            <w:highlight w:val="cyan"/>
            <w:rPrChange w:id="1022" w:author="Роман Новиков" w:date="2025-05-24T10:08:00Z">
              <w:rPr/>
            </w:rPrChange>
          </w:rPr>
          <w:t>[кн.2]</w:t>
        </w:r>
      </w:ins>
      <w:ins w:id="1023" w:author="Роман Новиков" w:date="2024-09-26T20:19:00Z">
        <w:r w:rsidR="003C7EA7" w:rsidRPr="003C7EA7">
          <w:rPr>
            <w:rPrChange w:id="1024" w:author="Роман Новиков" w:date="2024-09-26T20:20:00Z">
              <w:rPr>
                <w:b/>
                <w:bCs/>
              </w:rPr>
            </w:rPrChange>
          </w:rPr>
          <w:t xml:space="preserve"> – </w:t>
        </w:r>
      </w:ins>
      <w:ins w:id="1025" w:author="Роман Новиков" w:date="2024-09-26T20:22:00Z">
        <w:r w:rsidR="00CC77B6">
          <w:t xml:space="preserve">последовательное переключение </w:t>
        </w:r>
      </w:ins>
      <w:ins w:id="1026" w:author="Роман Новиков" w:date="2024-09-26T20:36:00Z">
        <w:r w:rsidR="00D2097D">
          <w:t xml:space="preserve">показаний часовых графиков </w:t>
        </w:r>
        <w:r w:rsidR="00D2097D">
          <w:rPr>
            <w:lang w:val="en-US"/>
          </w:rPr>
          <w:t>Out</w:t>
        </w:r>
      </w:ins>
      <w:ins w:id="1027" w:author="Роман Новиков" w:date="2024-09-26T20:38:00Z">
        <w:r w:rsidR="00D2097D" w:rsidRPr="00D2097D">
          <w:rPr>
            <w:rPrChange w:id="1028" w:author="Роман Новиков" w:date="2024-09-26T20:38:00Z">
              <w:rPr>
                <w:lang w:val="en-US"/>
              </w:rPr>
            </w:rPrChange>
          </w:rPr>
          <w:t xml:space="preserve"> </w:t>
        </w:r>
        <w:r w:rsidR="00D2097D">
          <w:t>температуры –</w:t>
        </w:r>
        <w:r w:rsidR="00D2097D" w:rsidRPr="00D2097D">
          <w:rPr>
            <w:rPrChange w:id="1029" w:author="Роман Новиков" w:date="2024-09-26T20:38:00Z">
              <w:rPr>
                <w:lang w:val="en-US"/>
              </w:rPr>
            </w:rPrChange>
          </w:rPr>
          <w:t xml:space="preserve"> </w:t>
        </w:r>
        <w:r w:rsidR="00D2097D">
          <w:t>влажности</w:t>
        </w:r>
        <w:r w:rsidR="00D2097D" w:rsidRPr="00D2097D">
          <w:rPr>
            <w:rPrChange w:id="1030" w:author="Роман Новиков" w:date="2024-09-26T20:38:00Z">
              <w:rPr>
                <w:lang w:val="en-US"/>
              </w:rPr>
            </w:rPrChange>
          </w:rPr>
          <w:t xml:space="preserve"> </w:t>
        </w:r>
        <w:r w:rsidR="00D2097D">
          <w:t>– давления</w:t>
        </w:r>
      </w:ins>
    </w:p>
    <w:p w14:paraId="0125273F" w14:textId="4D5547EA" w:rsidR="000720E1" w:rsidRPr="00D2097D" w:rsidRDefault="000720E1" w:rsidP="000720E1">
      <w:pPr>
        <w:jc w:val="both"/>
        <w:rPr>
          <w:ins w:id="1031" w:author="Роман Новиков" w:date="2024-09-26T20:22:00Z"/>
        </w:rPr>
      </w:pPr>
      <w:ins w:id="1032" w:author="Роман Новиков" w:date="2024-09-26T20:17:00Z">
        <w:r w:rsidRPr="002C5590">
          <w:rPr>
            <w:b/>
            <w:bCs/>
            <w:highlight w:val="cyan"/>
            <w:rPrChange w:id="1033" w:author="Роман Новиков" w:date="2025-05-24T10:08:00Z">
              <w:rPr>
                <w:b/>
                <w:bCs/>
              </w:rPr>
            </w:rPrChange>
          </w:rPr>
          <w:t xml:space="preserve">Тройное нажатие </w:t>
        </w:r>
      </w:ins>
      <w:ins w:id="1034" w:author="Роман Новиков" w:date="2025-05-23T21:40:00Z">
        <w:r w:rsidR="00E97AEC" w:rsidRPr="002C5590">
          <w:rPr>
            <w:highlight w:val="cyan"/>
            <w:rPrChange w:id="1035" w:author="Роман Новиков" w:date="2025-05-24T10:08:00Z">
              <w:rPr/>
            </w:rPrChange>
          </w:rPr>
          <w:t>[кн.2]</w:t>
        </w:r>
      </w:ins>
      <w:ins w:id="1036" w:author="Роман Новиков" w:date="2024-09-26T20:20:00Z">
        <w:r w:rsidR="003C7EA7" w:rsidRPr="00E84467">
          <w:t xml:space="preserve"> –</w:t>
        </w:r>
        <w:r w:rsidR="003C7EA7">
          <w:t xml:space="preserve"> </w:t>
        </w:r>
      </w:ins>
      <w:ins w:id="1037" w:author="Роман Новиков" w:date="2024-09-26T20:38:00Z">
        <w:r w:rsidR="00D2097D">
          <w:t xml:space="preserve">последовательное переключение показаний часовых графиков </w:t>
        </w:r>
      </w:ins>
      <w:ins w:id="1038" w:author="Роман Новиков" w:date="2024-09-26T20:39:00Z">
        <w:r w:rsidR="00AE27B2">
          <w:rPr>
            <w:lang w:val="en-US"/>
          </w:rPr>
          <w:t>In</w:t>
        </w:r>
      </w:ins>
      <w:ins w:id="1039" w:author="Роман Новиков" w:date="2024-09-26T20:38:00Z">
        <w:r w:rsidR="00D2097D" w:rsidRPr="00E84467">
          <w:t xml:space="preserve"> </w:t>
        </w:r>
        <w:r w:rsidR="00D2097D">
          <w:t>температуры –</w:t>
        </w:r>
        <w:r w:rsidR="00D2097D" w:rsidRPr="00E84467">
          <w:t xml:space="preserve"> </w:t>
        </w:r>
        <w:r w:rsidR="00D2097D">
          <w:t>влажности</w:t>
        </w:r>
        <w:r w:rsidR="00D2097D" w:rsidRPr="00E84467">
          <w:t xml:space="preserve"> </w:t>
        </w:r>
        <w:r w:rsidR="00D2097D">
          <w:t>– СО</w:t>
        </w:r>
        <w:r w:rsidR="00D2097D" w:rsidRPr="00D2097D">
          <w:rPr>
            <w:vertAlign w:val="subscript"/>
            <w:rPrChange w:id="1040" w:author="Роман Новиков" w:date="2024-09-26T20:38:00Z">
              <w:rPr/>
            </w:rPrChange>
          </w:rPr>
          <w:t>2</w:t>
        </w:r>
      </w:ins>
    </w:p>
    <w:p w14:paraId="1C1E1AC8" w14:textId="1923329C" w:rsidR="00822B72" w:rsidRDefault="00822B72" w:rsidP="00822B72">
      <w:pPr>
        <w:jc w:val="both"/>
        <w:rPr>
          <w:ins w:id="1041" w:author="Роман Новиков" w:date="2025-05-24T10:08:00Z"/>
        </w:rPr>
      </w:pPr>
    </w:p>
    <w:p w14:paraId="76595440" w14:textId="39B50A79" w:rsidR="002C5590" w:rsidRDefault="002C5590" w:rsidP="00822B72">
      <w:pPr>
        <w:jc w:val="both"/>
        <w:rPr>
          <w:ins w:id="1042" w:author="Роман Новиков" w:date="2025-05-24T10:08:00Z"/>
        </w:rPr>
      </w:pPr>
      <w:ins w:id="1043" w:author="Роман Новиков" w:date="2025-05-24T10:08:00Z">
        <w:r w:rsidRPr="002C5590">
          <w:rPr>
            <w:b/>
            <w:bCs/>
            <w:rPrChange w:id="1044" w:author="Роман Новиков" w:date="2025-05-24T10:11:00Z">
              <w:rPr/>
            </w:rPrChange>
          </w:rPr>
          <w:t>При</w:t>
        </w:r>
      </w:ins>
      <w:ins w:id="1045" w:author="Роман Новиков" w:date="2025-05-24T10:09:00Z">
        <w:r w:rsidRPr="002C5590">
          <w:rPr>
            <w:b/>
            <w:bCs/>
            <w:rPrChange w:id="1046" w:author="Роман Новиков" w:date="2025-05-24T10:11:00Z">
              <w:rPr/>
            </w:rPrChange>
          </w:rPr>
          <w:t>мечание</w:t>
        </w:r>
        <w:r>
          <w:t>: плача чувствительна к качеству питания, поэтому для исключения зависания контроллера</w:t>
        </w:r>
      </w:ins>
      <w:ins w:id="1047" w:author="Роман Новиков" w:date="2025-05-24T10:10:00Z">
        <w:r>
          <w:t xml:space="preserve"> питайте плату стабилизированным напряжением 5В.</w:t>
        </w:r>
      </w:ins>
    </w:p>
    <w:p w14:paraId="7D055549" w14:textId="77777777" w:rsidR="002C5590" w:rsidRDefault="002C5590" w:rsidP="00822B72">
      <w:pPr>
        <w:jc w:val="both"/>
        <w:rPr>
          <w:ins w:id="1048" w:author="Роман Новиков" w:date="2025-05-24T09:06:00Z"/>
        </w:rPr>
      </w:pPr>
    </w:p>
    <w:p w14:paraId="6399ADB2" w14:textId="047860B8" w:rsidR="00822B72" w:rsidRPr="002C5590" w:rsidRDefault="00822B72" w:rsidP="00822B72">
      <w:pPr>
        <w:jc w:val="both"/>
        <w:rPr>
          <w:ins w:id="1049" w:author="Роман Новиков" w:date="2025-05-24T09:07:00Z"/>
          <w:b/>
          <w:bCs/>
          <w:rPrChange w:id="1050" w:author="Роман Новиков" w:date="2025-05-24T10:10:00Z">
            <w:rPr>
              <w:ins w:id="1051" w:author="Роман Новиков" w:date="2025-05-24T09:07:00Z"/>
              <w:lang w:val="en-US"/>
            </w:rPr>
          </w:rPrChange>
        </w:rPr>
      </w:pPr>
      <w:ins w:id="1052" w:author="Роман Новиков" w:date="2025-05-24T09:07:00Z">
        <w:r w:rsidRPr="002C5590">
          <w:rPr>
            <w:b/>
            <w:bCs/>
            <w:lang w:val="en-US"/>
            <w:rPrChange w:id="1053" w:author="Роман Новиков" w:date="2025-05-24T10:10:00Z">
              <w:rPr>
                <w:lang w:val="en-US"/>
              </w:rPr>
            </w:rPrChange>
          </w:rPr>
          <w:t>Arduino</w:t>
        </w:r>
        <w:r w:rsidRPr="002C5590">
          <w:rPr>
            <w:b/>
            <w:bCs/>
            <w:rPrChange w:id="1054" w:author="Роман Новиков" w:date="2025-05-24T10:10:00Z">
              <w:rPr>
                <w:lang w:val="en-US"/>
              </w:rPr>
            </w:rPrChange>
          </w:rPr>
          <w:t xml:space="preserve"> </w:t>
        </w:r>
        <w:r w:rsidRPr="002C5590">
          <w:rPr>
            <w:b/>
            <w:bCs/>
            <w:lang w:val="en-US"/>
            <w:rPrChange w:id="1055" w:author="Роман Новиков" w:date="2025-05-24T10:10:00Z">
              <w:rPr>
                <w:lang w:val="en-US"/>
              </w:rPr>
            </w:rPrChange>
          </w:rPr>
          <w:t>IDE</w:t>
        </w:r>
        <w:r w:rsidRPr="002C5590">
          <w:rPr>
            <w:b/>
            <w:bCs/>
            <w:rPrChange w:id="1056" w:author="Роман Новиков" w:date="2025-05-24T10:10:00Z">
              <w:rPr>
                <w:lang w:val="en-US"/>
              </w:rPr>
            </w:rPrChange>
          </w:rPr>
          <w:t xml:space="preserve"> </w:t>
        </w:r>
        <w:proofErr w:type="gramStart"/>
        <w:r w:rsidRPr="002C5590">
          <w:rPr>
            <w:b/>
            <w:bCs/>
            <w:rPrChange w:id="1057" w:author="Роман Новиков" w:date="2025-05-24T10:10:00Z">
              <w:rPr>
                <w:lang w:val="en-US"/>
              </w:rPr>
            </w:rPrChange>
          </w:rPr>
          <w:t xml:space="preserve">– </w:t>
        </w:r>
      </w:ins>
      <w:ins w:id="1058" w:author="Роман Новиков" w:date="2025-05-24T10:08:00Z">
        <w:r w:rsidR="002C5590" w:rsidRPr="002C5590">
          <w:rPr>
            <w:b/>
            <w:bCs/>
            <w:rPrChange w:id="1059" w:author="Роман Новиков" w:date="2025-05-24T10:10:00Z">
              <w:rPr/>
            </w:rPrChange>
          </w:rPr>
          <w:t xml:space="preserve"> выбор</w:t>
        </w:r>
        <w:proofErr w:type="gramEnd"/>
        <w:r w:rsidR="002C5590" w:rsidRPr="002C5590">
          <w:rPr>
            <w:b/>
            <w:bCs/>
            <w:rPrChange w:id="1060" w:author="Роман Новиков" w:date="2025-05-24T10:10:00Z">
              <w:rPr/>
            </w:rPrChange>
          </w:rPr>
          <w:t xml:space="preserve"> </w:t>
        </w:r>
      </w:ins>
      <w:ins w:id="1061" w:author="Роман Новиков" w:date="2025-05-24T09:07:00Z">
        <w:r w:rsidRPr="002C5590">
          <w:rPr>
            <w:b/>
            <w:bCs/>
            <w:rPrChange w:id="1062" w:author="Роман Новиков" w:date="2025-05-24T10:10:00Z">
              <w:rPr>
                <w:lang w:val="en-US"/>
              </w:rPr>
            </w:rPrChange>
          </w:rPr>
          <w:t>плат</w:t>
        </w:r>
      </w:ins>
      <w:ins w:id="1063" w:author="Роман Новиков" w:date="2025-05-24T10:08:00Z">
        <w:r w:rsidR="002C5590" w:rsidRPr="002C5590">
          <w:rPr>
            <w:b/>
            <w:bCs/>
            <w:rPrChange w:id="1064" w:author="Роман Новиков" w:date="2025-05-24T10:10:00Z">
              <w:rPr/>
            </w:rPrChange>
          </w:rPr>
          <w:t>ы</w:t>
        </w:r>
      </w:ins>
      <w:ins w:id="1065" w:author="Роман Новиков" w:date="2025-05-24T09:07:00Z">
        <w:r w:rsidRPr="002C5590">
          <w:rPr>
            <w:b/>
            <w:bCs/>
            <w:rPrChange w:id="1066" w:author="Роман Новиков" w:date="2025-05-24T10:10:00Z">
              <w:rPr>
                <w:lang w:val="en-US"/>
              </w:rPr>
            </w:rPrChange>
          </w:rPr>
          <w:t xml:space="preserve"> для загрузки</w:t>
        </w:r>
        <w:r w:rsidRPr="002C5590">
          <w:rPr>
            <w:b/>
            <w:bCs/>
            <w:rPrChange w:id="1067" w:author="Роман Новиков" w:date="2025-05-24T10:10:00Z">
              <w:rPr/>
            </w:rPrChange>
          </w:rPr>
          <w:t>:</w:t>
        </w:r>
      </w:ins>
    </w:p>
    <w:p w14:paraId="35EC0959" w14:textId="794EEAFC" w:rsidR="00822B72" w:rsidRDefault="00822B72">
      <w:pPr>
        <w:jc w:val="both"/>
        <w:rPr>
          <w:ins w:id="1068" w:author="Роман Новиков" w:date="2025-05-24T09:06:00Z"/>
        </w:rPr>
        <w:pPrChange w:id="1069" w:author="Роман Новиков" w:date="2025-05-24T09:06:00Z">
          <w:pPr>
            <w:pStyle w:val="a3"/>
            <w:jc w:val="both"/>
          </w:pPr>
        </w:pPrChange>
      </w:pPr>
      <w:ins w:id="1070" w:author="Роман Новиков" w:date="2025-05-24T09:06:00Z">
        <w:r w:rsidRPr="000062D3">
          <w:rPr>
            <w:noProof/>
          </w:rPr>
          <w:drawing>
            <wp:inline distT="0" distB="0" distL="0" distR="0" wp14:anchorId="5DBD17B5" wp14:editId="5F802918">
              <wp:extent cx="5940425" cy="4565650"/>
              <wp:effectExtent l="0" t="0" r="3175" b="635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5656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762822" w14:textId="77777777" w:rsidR="00822B72" w:rsidRDefault="00822B72">
      <w:pPr>
        <w:pStyle w:val="a3"/>
        <w:jc w:val="both"/>
        <w:rPr>
          <w:ins w:id="1071" w:author="Роман Новиков" w:date="2025-05-24T09:06:00Z"/>
        </w:rPr>
      </w:pPr>
    </w:p>
    <w:p w14:paraId="13068DF3" w14:textId="282CA19B" w:rsidR="00822B72" w:rsidRPr="008628C0" w:rsidRDefault="00822B72" w:rsidP="0005521B">
      <w:pPr>
        <w:jc w:val="both"/>
        <w:pPrChange w:id="1072" w:author="Роман Новиков" w:date="2025-05-24T10:40:00Z">
          <w:pPr/>
        </w:pPrChange>
      </w:pPr>
      <w:bookmarkStart w:id="1073" w:name="_Hlk198928353"/>
      <w:bookmarkStart w:id="1074" w:name="_GoBack"/>
      <w:bookmarkEnd w:id="1073"/>
      <w:bookmarkEnd w:id="1074"/>
    </w:p>
    <w:sectPr w:rsidR="00822B72" w:rsidRPr="008628C0" w:rsidSect="006D1AFA">
      <w:pgSz w:w="11906" w:h="16838"/>
      <w:pgMar w:top="709" w:right="850" w:bottom="1134" w:left="1701" w:header="708" w:footer="708" w:gutter="0"/>
      <w:cols w:space="708"/>
      <w:docGrid w:linePitch="360"/>
      <w:sectPrChange w:id="1075" w:author="Роман Новиков" w:date="2025-05-23T21:33:00Z">
        <w:sectPr w:rsidR="00822B72" w:rsidRPr="008628C0" w:rsidSect="006D1AFA">
          <w:pgMar w:top="1134" w:right="850" w:bottom="1134" w:left="1701" w:header="708" w:footer="708" w:gutter="0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D1182"/>
    <w:multiLevelType w:val="hybridMultilevel"/>
    <w:tmpl w:val="D166D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019AB"/>
    <w:multiLevelType w:val="hybridMultilevel"/>
    <w:tmpl w:val="DD968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F502B"/>
    <w:multiLevelType w:val="hybridMultilevel"/>
    <w:tmpl w:val="7320F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222A53"/>
    <w:multiLevelType w:val="hybridMultilevel"/>
    <w:tmpl w:val="153CDE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906B0"/>
    <w:multiLevelType w:val="hybridMultilevel"/>
    <w:tmpl w:val="F9A60640"/>
    <w:lvl w:ilvl="0" w:tplc="9E6AAF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37B4F69"/>
    <w:multiLevelType w:val="hybridMultilevel"/>
    <w:tmpl w:val="C1B61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D20949"/>
    <w:multiLevelType w:val="hybridMultilevel"/>
    <w:tmpl w:val="3E268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6E2884"/>
    <w:multiLevelType w:val="hybridMultilevel"/>
    <w:tmpl w:val="37D43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Роман Новиков">
    <w15:presenceInfo w15:providerId="Windows Live" w15:userId="359dd547d98062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B7C"/>
    <w:rsid w:val="000062D3"/>
    <w:rsid w:val="00031EC2"/>
    <w:rsid w:val="000473DB"/>
    <w:rsid w:val="0005521B"/>
    <w:rsid w:val="000720E1"/>
    <w:rsid w:val="00161FA0"/>
    <w:rsid w:val="001D3F85"/>
    <w:rsid w:val="001D7E67"/>
    <w:rsid w:val="001E3AC8"/>
    <w:rsid w:val="001F7115"/>
    <w:rsid w:val="0025761C"/>
    <w:rsid w:val="002C5590"/>
    <w:rsid w:val="00325700"/>
    <w:rsid w:val="00357A28"/>
    <w:rsid w:val="003C7EA7"/>
    <w:rsid w:val="003D34F7"/>
    <w:rsid w:val="0040109E"/>
    <w:rsid w:val="004807E8"/>
    <w:rsid w:val="005D2BCC"/>
    <w:rsid w:val="00660B7C"/>
    <w:rsid w:val="00675AA7"/>
    <w:rsid w:val="006C57C0"/>
    <w:rsid w:val="006D1AFA"/>
    <w:rsid w:val="006E18A9"/>
    <w:rsid w:val="006F5447"/>
    <w:rsid w:val="007147B6"/>
    <w:rsid w:val="00774D2A"/>
    <w:rsid w:val="007A2D2B"/>
    <w:rsid w:val="007F413B"/>
    <w:rsid w:val="00811247"/>
    <w:rsid w:val="00822B72"/>
    <w:rsid w:val="008628C0"/>
    <w:rsid w:val="00864DC2"/>
    <w:rsid w:val="008968E6"/>
    <w:rsid w:val="00897F60"/>
    <w:rsid w:val="008E5C0A"/>
    <w:rsid w:val="009A01D7"/>
    <w:rsid w:val="009E6D06"/>
    <w:rsid w:val="00A227DC"/>
    <w:rsid w:val="00A2552C"/>
    <w:rsid w:val="00A355AB"/>
    <w:rsid w:val="00AA3D11"/>
    <w:rsid w:val="00AE27B2"/>
    <w:rsid w:val="00B1674D"/>
    <w:rsid w:val="00B23413"/>
    <w:rsid w:val="00B25C22"/>
    <w:rsid w:val="00B3061D"/>
    <w:rsid w:val="00B368C0"/>
    <w:rsid w:val="00B658FE"/>
    <w:rsid w:val="00C57095"/>
    <w:rsid w:val="00C65EFB"/>
    <w:rsid w:val="00CC77B6"/>
    <w:rsid w:val="00D2097D"/>
    <w:rsid w:val="00DB1D30"/>
    <w:rsid w:val="00E45873"/>
    <w:rsid w:val="00E8681B"/>
    <w:rsid w:val="00E97AEC"/>
    <w:rsid w:val="00EF6638"/>
    <w:rsid w:val="00F43412"/>
    <w:rsid w:val="00FC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675F1"/>
  <w15:chartTrackingRefBased/>
  <w15:docId w15:val="{69F1F7D4-ACD0-4382-A88A-41C1933F0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12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BC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57A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357A28"/>
    <w:rPr>
      <w:rFonts w:ascii="Segoe UI" w:hAnsi="Segoe UI" w:cs="Segoe U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8628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tk1">
    <w:name w:val="mtk1"/>
    <w:basedOn w:val="a0"/>
    <w:rsid w:val="008628C0"/>
  </w:style>
  <w:style w:type="character" w:styleId="a7">
    <w:name w:val="Hyperlink"/>
    <w:basedOn w:val="a0"/>
    <w:uiPriority w:val="99"/>
    <w:unhideWhenUsed/>
    <w:rsid w:val="00B25C2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5C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2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3428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microsoft.com/office/2011/relationships/people" Target="peop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40C5B-AB2C-4146-8844-EEE0D0943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</Pages>
  <Words>1429</Words>
  <Characters>8149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Новиков</dc:creator>
  <cp:keywords/>
  <dc:description/>
  <cp:lastModifiedBy>Роман Новиков</cp:lastModifiedBy>
  <cp:revision>46</cp:revision>
  <dcterms:created xsi:type="dcterms:W3CDTF">2024-08-13T03:53:00Z</dcterms:created>
  <dcterms:modified xsi:type="dcterms:W3CDTF">2025-05-24T05:40:00Z</dcterms:modified>
</cp:coreProperties>
</file>